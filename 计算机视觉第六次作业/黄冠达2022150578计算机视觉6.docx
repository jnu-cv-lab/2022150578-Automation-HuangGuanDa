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AB249" w14:textId="77777777" w:rsidR="003A309A" w:rsidRDefault="00750550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2E366646" w14:textId="77777777" w:rsidR="003A309A" w:rsidRDefault="00750550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eastAsia="楷体_GB2312" w:hint="eastAsia"/>
          <w:sz w:val="28"/>
          <w:szCs w:val="28"/>
          <w:u w:val="single"/>
        </w:rPr>
        <w:t>计算机视觉实验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 </w:t>
      </w:r>
    </w:p>
    <w:p w14:paraId="77FE5767" w14:textId="0B3CD167" w:rsidR="003A309A" w:rsidRDefault="00750550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    </w:t>
      </w:r>
      <w:r w:rsidR="001B4170">
        <w:rPr>
          <w:rFonts w:eastAsia="楷体_GB2312" w:hint="eastAsia"/>
          <w:sz w:val="28"/>
          <w:szCs w:val="28"/>
          <w:u w:val="single"/>
        </w:rPr>
        <w:t>实验</w:t>
      </w:r>
      <w:r w:rsidR="001867E9">
        <w:rPr>
          <w:rFonts w:eastAsia="楷体_GB2312" w:hint="eastAsia"/>
          <w:sz w:val="28"/>
          <w:szCs w:val="28"/>
          <w:u w:val="single"/>
        </w:rPr>
        <w:t>六</w:t>
      </w:r>
      <w:r>
        <w:rPr>
          <w:rFonts w:eastAsia="楷体_GB2312" w:hint="eastAsia"/>
          <w:sz w:val="28"/>
          <w:szCs w:val="28"/>
          <w:u w:val="single"/>
        </w:rPr>
        <w:t xml:space="preserve">        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736C11A9" w14:textId="77777777" w:rsidR="003A309A" w:rsidRDefault="00750550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赵乘</w:t>
      </w:r>
      <w:proofErr w:type="gramStart"/>
      <w:r>
        <w:rPr>
          <w:rFonts w:eastAsia="楷体_GB2312" w:hint="eastAsia"/>
          <w:sz w:val="28"/>
          <w:szCs w:val="28"/>
          <w:u w:val="single"/>
        </w:rPr>
        <w:t>骥</w:t>
      </w:r>
      <w:proofErr w:type="gramEnd"/>
      <w:r>
        <w:rPr>
          <w:rFonts w:eastAsia="楷体_GB2312" w:hint="eastAsia"/>
          <w:sz w:val="28"/>
          <w:szCs w:val="28"/>
          <w:u w:val="single"/>
        </w:rPr>
        <w:t>,</w:t>
      </w:r>
      <w:r>
        <w:rPr>
          <w:rFonts w:eastAsia="楷体_GB2312" w:hint="eastAsia"/>
          <w:sz w:val="28"/>
          <w:szCs w:val="28"/>
          <w:u w:val="single"/>
        </w:rPr>
        <w:t>安荣邦</w:t>
      </w:r>
      <w:r>
        <w:rPr>
          <w:rFonts w:eastAsia="楷体_GB2312"/>
          <w:sz w:val="28"/>
          <w:szCs w:val="28"/>
          <w:u w:val="single"/>
        </w:rPr>
        <w:t xml:space="preserve">    </w:t>
      </w:r>
    </w:p>
    <w:p w14:paraId="13EE7B5B" w14:textId="77777777" w:rsidR="003A309A" w:rsidRDefault="00750550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实验项目编号</w:t>
      </w:r>
      <w:r>
        <w:rPr>
          <w:rFonts w:eastAsia="楷体_GB2312"/>
          <w:sz w:val="28"/>
          <w:szCs w:val="28"/>
          <w:u w:val="single"/>
        </w:rPr>
        <w:t xml:space="preserve">            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教</w:t>
      </w:r>
      <w:r>
        <w:rPr>
          <w:rFonts w:eastAsia="楷体_GB2312" w:hint="eastAsia"/>
          <w:sz w:val="28"/>
          <w:szCs w:val="28"/>
          <w:u w:val="single"/>
        </w:rPr>
        <w:t>108</w:t>
      </w:r>
      <w:r>
        <w:rPr>
          <w:rFonts w:eastAsia="楷体_GB2312"/>
          <w:sz w:val="28"/>
          <w:szCs w:val="28"/>
          <w:u w:val="single"/>
        </w:rPr>
        <w:t xml:space="preserve">       </w:t>
      </w:r>
    </w:p>
    <w:p w14:paraId="3EFF0862" w14:textId="4576A901" w:rsidR="003A309A" w:rsidRDefault="00750550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 </w:t>
      </w:r>
      <w:r w:rsidR="007A5069">
        <w:rPr>
          <w:rFonts w:eastAsia="楷体_GB2312" w:hint="eastAsia"/>
          <w:sz w:val="28"/>
          <w:szCs w:val="28"/>
          <w:u w:val="single"/>
        </w:rPr>
        <w:t>黄冠达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 w:hint="eastAsia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20221</w:t>
      </w:r>
      <w:r w:rsidR="007A5069">
        <w:rPr>
          <w:rFonts w:eastAsia="楷体_GB2312" w:hint="eastAsia"/>
          <w:sz w:val="28"/>
          <w:szCs w:val="28"/>
          <w:u w:val="single"/>
        </w:rPr>
        <w:t>50578</w:t>
      </w:r>
      <w:r>
        <w:rPr>
          <w:rFonts w:eastAsia="楷体_GB2312"/>
          <w:sz w:val="28"/>
          <w:szCs w:val="28"/>
          <w:u w:val="single"/>
        </w:rPr>
        <w:t xml:space="preserve">                      </w:t>
      </w:r>
    </w:p>
    <w:p w14:paraId="58F16587" w14:textId="77777777" w:rsidR="003A309A" w:rsidRDefault="00750550">
      <w:pPr>
        <w:numPr>
          <w:ins w:id="0" w:author="MC SYSTEM" w:date="2006-06-11T14:06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   </w:t>
      </w:r>
      <w:r>
        <w:rPr>
          <w:rFonts w:eastAsia="楷体_GB2312" w:hint="eastAsia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eastAsia="楷体_GB2312"/>
          <w:sz w:val="28"/>
          <w:szCs w:val="28"/>
        </w:rPr>
        <w:t>系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           </w:t>
      </w:r>
      <w:r>
        <w:rPr>
          <w:rFonts w:eastAsia="楷体_GB2312"/>
          <w:sz w:val="28"/>
          <w:szCs w:val="28"/>
        </w:rPr>
        <w:t xml:space="preserve">  </w:t>
      </w:r>
    </w:p>
    <w:p w14:paraId="7341EA91" w14:textId="3AC6318A" w:rsidR="003A309A" w:rsidRPr="007A5069" w:rsidRDefault="00750550" w:rsidP="007A5069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2026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年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4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/>
          <w:sz w:val="28"/>
          <w:szCs w:val="28"/>
          <w:u w:val="single"/>
        </w:rPr>
        <w:t xml:space="preserve"> </w:t>
      </w:r>
      <w:r w:rsidR="001867E9">
        <w:rPr>
          <w:rFonts w:eastAsia="楷体_GB2312" w:hint="eastAsia"/>
          <w:sz w:val="28"/>
          <w:szCs w:val="28"/>
          <w:u w:val="single"/>
        </w:rPr>
        <w:t>24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日</w:t>
      </w:r>
    </w:p>
    <w:p w14:paraId="040D7020" w14:textId="77777777" w:rsidR="001867E9" w:rsidRDefault="001867E9" w:rsidP="001867E9">
      <w:pPr>
        <w:rPr>
          <w:b/>
          <w:sz w:val="24"/>
        </w:rPr>
      </w:pPr>
    </w:p>
    <w:p w14:paraId="62EB16FC" w14:textId="129337A5" w:rsidR="00F7295A" w:rsidRDefault="00750550" w:rsidP="001867E9">
      <w:pPr>
        <w:rPr>
          <w:b/>
          <w:sz w:val="24"/>
        </w:rPr>
      </w:pPr>
      <w:r>
        <w:rPr>
          <w:rFonts w:hint="eastAsia"/>
          <w:b/>
          <w:sz w:val="24"/>
        </w:rPr>
        <w:t>实验题目</w:t>
      </w:r>
    </w:p>
    <w:p w14:paraId="3EB85C3D" w14:textId="77777777" w:rsidR="001867E9" w:rsidRDefault="001867E9" w:rsidP="001867E9">
      <w:pPr>
        <w:pStyle w:val="a5"/>
        <w:widowControl/>
      </w:pPr>
      <w:r>
        <w:rPr>
          <w:rFonts w:hint="eastAsia"/>
        </w:rPr>
        <w:t>任务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41B76488" w14:textId="77777777" w:rsidR="001867E9" w:rsidRDefault="001867E9" w:rsidP="001867E9">
      <w:pPr>
        <w:pStyle w:val="a5"/>
        <w:widowControl/>
      </w:pPr>
      <w:r>
        <w:t>使用</w:t>
      </w:r>
      <w:r>
        <w:t xml:space="preserve"> OpenCV </w:t>
      </w:r>
      <w:r>
        <w:t>的</w:t>
      </w:r>
      <w:r>
        <w:t xml:space="preserve"> ORB </w:t>
      </w:r>
      <w:r>
        <w:t>算法检测两幅图像中的关键点和描述子。</w:t>
      </w:r>
    </w:p>
    <w:p w14:paraId="33987D1D" w14:textId="77777777" w:rsidR="001867E9" w:rsidRDefault="001867E9" w:rsidP="001867E9">
      <w:pPr>
        <w:pStyle w:val="a5"/>
        <w:widowControl/>
      </w:pPr>
      <w:r>
        <w:t>要求：</w:t>
      </w:r>
    </w:p>
    <w:p w14:paraId="7C0494DA" w14:textId="77777777" w:rsidR="001867E9" w:rsidRDefault="001867E9" w:rsidP="001867E9">
      <w:pPr>
        <w:widowControl/>
        <w:numPr>
          <w:ilvl w:val="0"/>
          <w:numId w:val="2"/>
        </w:numPr>
        <w:spacing w:beforeAutospacing="1" w:afterAutospacing="1"/>
      </w:pPr>
      <w:r>
        <w:t>使用</w:t>
      </w:r>
      <w:r>
        <w:t xml:space="preserve"> </w:t>
      </w:r>
      <w:r>
        <w:rPr>
          <w:rStyle w:val="HTML"/>
        </w:rPr>
        <w:t>cv2.ORB_create()</w:t>
      </w:r>
      <w:r>
        <w:t xml:space="preserve"> </w:t>
      </w:r>
      <w:r>
        <w:t>创建</w:t>
      </w:r>
      <w:r>
        <w:t xml:space="preserve"> ORB </w:t>
      </w:r>
      <w:r>
        <w:t>检测器；</w:t>
      </w:r>
      <w:r>
        <w:t xml:space="preserve"> </w:t>
      </w:r>
    </w:p>
    <w:p w14:paraId="56CF6ECC" w14:textId="77777777" w:rsidR="001867E9" w:rsidRDefault="001867E9" w:rsidP="001867E9">
      <w:pPr>
        <w:widowControl/>
        <w:numPr>
          <w:ilvl w:val="0"/>
          <w:numId w:val="2"/>
        </w:numPr>
        <w:spacing w:beforeAutospacing="1" w:afterAutospacing="1"/>
      </w:pPr>
      <w:r>
        <w:t>设置</w:t>
      </w:r>
      <w:r>
        <w:t xml:space="preserve"> </w:t>
      </w:r>
      <w:proofErr w:type="spellStart"/>
      <w:r>
        <w:rPr>
          <w:rStyle w:val="HTML"/>
        </w:rPr>
        <w:t>nfeatures</w:t>
      </w:r>
      <w:proofErr w:type="spellEnd"/>
      <w:r>
        <w:rPr>
          <w:rStyle w:val="HTML"/>
        </w:rPr>
        <w:t>=1000</w:t>
      </w:r>
      <w:r>
        <w:t>；</w:t>
      </w:r>
      <w:r>
        <w:t xml:space="preserve"> </w:t>
      </w:r>
    </w:p>
    <w:p w14:paraId="6EDA6ED5" w14:textId="77777777" w:rsidR="001867E9" w:rsidRDefault="001867E9" w:rsidP="001867E9">
      <w:pPr>
        <w:widowControl/>
        <w:numPr>
          <w:ilvl w:val="0"/>
          <w:numId w:val="2"/>
        </w:numPr>
        <w:spacing w:beforeAutospacing="1" w:afterAutospacing="1"/>
      </w:pPr>
      <w:r>
        <w:t>使用</w:t>
      </w:r>
      <w:r>
        <w:t xml:space="preserve"> </w:t>
      </w:r>
      <w:proofErr w:type="spellStart"/>
      <w:r>
        <w:rPr>
          <w:rStyle w:val="HTML"/>
        </w:rPr>
        <w:t>detectAndCompute</w:t>
      </w:r>
      <w:proofErr w:type="spellEnd"/>
      <w:r>
        <w:rPr>
          <w:rStyle w:val="HTML"/>
        </w:rPr>
        <w:t>()</w:t>
      </w:r>
      <w:r>
        <w:t xml:space="preserve"> </w:t>
      </w:r>
      <w:r>
        <w:t>得到关键点和描述子；</w:t>
      </w:r>
      <w:r>
        <w:t xml:space="preserve"> </w:t>
      </w:r>
    </w:p>
    <w:p w14:paraId="4CDAE2B4" w14:textId="77777777" w:rsidR="001867E9" w:rsidRDefault="001867E9" w:rsidP="001867E9">
      <w:pPr>
        <w:widowControl/>
        <w:numPr>
          <w:ilvl w:val="0"/>
          <w:numId w:val="2"/>
        </w:numPr>
        <w:spacing w:beforeAutospacing="1" w:afterAutospacing="1"/>
      </w:pPr>
      <w:r>
        <w:t>使用</w:t>
      </w:r>
      <w:r>
        <w:t xml:space="preserve"> </w:t>
      </w:r>
      <w:r>
        <w:rPr>
          <w:rStyle w:val="HTML"/>
        </w:rPr>
        <w:t>cv2.drawKeypoints()</w:t>
      </w:r>
      <w:r>
        <w:t xml:space="preserve"> </w:t>
      </w:r>
      <w:r>
        <w:t>可视化关键点；</w:t>
      </w:r>
      <w:r>
        <w:t xml:space="preserve"> </w:t>
      </w:r>
    </w:p>
    <w:p w14:paraId="04380104" w14:textId="77777777" w:rsidR="001867E9" w:rsidRDefault="001867E9" w:rsidP="001867E9">
      <w:pPr>
        <w:widowControl/>
        <w:numPr>
          <w:ilvl w:val="0"/>
          <w:numId w:val="2"/>
        </w:numPr>
        <w:spacing w:beforeAutospacing="1" w:afterAutospacing="1"/>
      </w:pPr>
      <w:r>
        <w:t>输出两幅图像中的关键点数量；</w:t>
      </w:r>
      <w:r>
        <w:t xml:space="preserve"> </w:t>
      </w:r>
    </w:p>
    <w:p w14:paraId="738B9FF6" w14:textId="77777777" w:rsidR="001867E9" w:rsidRDefault="001867E9" w:rsidP="001867E9">
      <w:pPr>
        <w:widowControl/>
        <w:numPr>
          <w:ilvl w:val="0"/>
          <w:numId w:val="2"/>
        </w:numPr>
        <w:spacing w:beforeAutospacing="1" w:afterAutospacing="1"/>
      </w:pPr>
      <w:r>
        <w:t>输出描述子的维度。</w:t>
      </w:r>
      <w:r>
        <w:t xml:space="preserve"> </w:t>
      </w:r>
    </w:p>
    <w:p w14:paraId="34CA7B60" w14:textId="488353CE" w:rsidR="001867E9" w:rsidRDefault="001867E9" w:rsidP="001867E9">
      <w:pPr>
        <w:rPr>
          <w:rFonts w:hint="eastAsia"/>
          <w:b/>
          <w:sz w:val="24"/>
        </w:rPr>
      </w:pPr>
      <w:r>
        <w:rPr>
          <w:noProof/>
        </w:rPr>
        <w:drawing>
          <wp:inline distT="0" distB="0" distL="0" distR="0" wp14:anchorId="7132D748" wp14:editId="2E567FDA">
            <wp:extent cx="2362200" cy="1627293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587" cy="1628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3A294" w14:textId="4D1DD2D0" w:rsidR="00F7295A" w:rsidRDefault="001867E9" w:rsidP="001867E9">
      <w:pPr>
        <w:tabs>
          <w:tab w:val="left" w:pos="215"/>
        </w:tabs>
        <w:rPr>
          <w:b/>
          <w:sz w:val="24"/>
        </w:rPr>
      </w:pPr>
      <w:r>
        <w:rPr>
          <w:b/>
          <w:sz w:val="24"/>
        </w:rPr>
        <w:lastRenderedPageBreak/>
        <w:tab/>
      </w:r>
      <w:r>
        <w:rPr>
          <w:noProof/>
        </w:rPr>
        <w:drawing>
          <wp:inline distT="0" distB="0" distL="0" distR="0" wp14:anchorId="0C2D55EC" wp14:editId="617B6F9E">
            <wp:extent cx="2621280" cy="196596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77F63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>
        <w:rPr>
          <w:rFonts w:hint="eastAsia"/>
        </w:rPr>
        <w:t xml:space="preserve">box.png </w:t>
      </w:r>
      <w:r>
        <w:rPr>
          <w:rFonts w:hint="eastAsia"/>
        </w:rPr>
        <w:t>中的关键点数量</w:t>
      </w:r>
      <w:r>
        <w:rPr>
          <w:rFonts w:hint="eastAsia"/>
        </w:rPr>
        <w:t>: 865</w:t>
      </w:r>
    </w:p>
    <w:p w14:paraId="5AFF02C2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>
        <w:rPr>
          <w:rFonts w:hint="eastAsia"/>
        </w:rPr>
        <w:t xml:space="preserve">box_in_scene.png </w:t>
      </w:r>
      <w:r>
        <w:rPr>
          <w:rFonts w:hint="eastAsia"/>
        </w:rPr>
        <w:t>中的关键点数量</w:t>
      </w:r>
      <w:r>
        <w:rPr>
          <w:rFonts w:hint="eastAsia"/>
        </w:rPr>
        <w:t>: 1000</w:t>
      </w:r>
    </w:p>
    <w:p w14:paraId="0419A7D1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</w:pPr>
      <w:proofErr w:type="gramStart"/>
      <w:r>
        <w:rPr>
          <w:rFonts w:hint="eastAsia"/>
        </w:rPr>
        <w:t>描述子维度</w:t>
      </w:r>
      <w:proofErr w:type="gramEnd"/>
      <w:r>
        <w:rPr>
          <w:rFonts w:hint="eastAsia"/>
        </w:rPr>
        <w:t>: 32</w:t>
      </w:r>
    </w:p>
    <w:p w14:paraId="20FCE719" w14:textId="7701E29B" w:rsidR="00F7295A" w:rsidRDefault="00F7295A" w:rsidP="001B4170">
      <w:pPr>
        <w:rPr>
          <w:b/>
          <w:sz w:val="24"/>
        </w:rPr>
      </w:pPr>
    </w:p>
    <w:p w14:paraId="297624F0" w14:textId="77777777" w:rsidR="001867E9" w:rsidRDefault="001867E9" w:rsidP="001867E9">
      <w:pPr>
        <w:pStyle w:val="2"/>
        <w:widowControl/>
        <w:rPr>
          <w:rFonts w:hint="default"/>
        </w:rPr>
      </w:pPr>
      <w:r>
        <w:t>任务 2：ORB 特征匹配</w:t>
      </w:r>
    </w:p>
    <w:p w14:paraId="3473D046" w14:textId="77777777" w:rsidR="001867E9" w:rsidRDefault="001867E9" w:rsidP="001867E9">
      <w:pPr>
        <w:pStyle w:val="a5"/>
        <w:widowControl/>
      </w:pPr>
      <w:r>
        <w:t>使用</w:t>
      </w:r>
      <w:r>
        <w:t xml:space="preserve"> ORB </w:t>
      </w:r>
      <w:r>
        <w:t>描述子对两幅图像进行特征匹配。</w:t>
      </w:r>
    </w:p>
    <w:p w14:paraId="5A09D309" w14:textId="77777777" w:rsidR="001867E9" w:rsidRDefault="001867E9" w:rsidP="001867E9">
      <w:pPr>
        <w:pStyle w:val="a5"/>
        <w:widowControl/>
      </w:pPr>
      <w:r>
        <w:t>要求：</w:t>
      </w:r>
    </w:p>
    <w:p w14:paraId="45F1F6A8" w14:textId="77777777" w:rsidR="001867E9" w:rsidRDefault="001867E9" w:rsidP="001867E9">
      <w:pPr>
        <w:widowControl/>
        <w:numPr>
          <w:ilvl w:val="0"/>
          <w:numId w:val="3"/>
        </w:numPr>
        <w:spacing w:beforeAutospacing="1" w:afterAutospacing="1"/>
      </w:pPr>
      <w:r>
        <w:t>使用</w:t>
      </w:r>
      <w:r>
        <w:t xml:space="preserve"> </w:t>
      </w:r>
      <w:r>
        <w:rPr>
          <w:rStyle w:val="HTML"/>
        </w:rPr>
        <w:t>cv2.BFMatcher()</w:t>
      </w:r>
      <w:r>
        <w:t xml:space="preserve"> </w:t>
      </w:r>
      <w:r>
        <w:t>创建暴力匹配器；</w:t>
      </w:r>
      <w:r>
        <w:t xml:space="preserve"> </w:t>
      </w:r>
    </w:p>
    <w:p w14:paraId="6E906491" w14:textId="77777777" w:rsidR="001867E9" w:rsidRDefault="001867E9" w:rsidP="001867E9">
      <w:pPr>
        <w:widowControl/>
        <w:numPr>
          <w:ilvl w:val="0"/>
          <w:numId w:val="3"/>
        </w:numPr>
        <w:spacing w:beforeAutospacing="1" w:afterAutospacing="1"/>
      </w:pPr>
      <w:r>
        <w:t xml:space="preserve">ORB </w:t>
      </w:r>
      <w:r>
        <w:t>描述</w:t>
      </w:r>
      <w:proofErr w:type="gramStart"/>
      <w:r>
        <w:t>子使用</w:t>
      </w:r>
      <w:proofErr w:type="gramEnd"/>
      <w:r>
        <w:t xml:space="preserve"> </w:t>
      </w:r>
      <w:r>
        <w:rPr>
          <w:rStyle w:val="HTML"/>
        </w:rPr>
        <w:t>cv2.NORM_HAMMING</w:t>
      </w:r>
      <w:r>
        <w:t>；</w:t>
      </w:r>
      <w:r>
        <w:t xml:space="preserve"> </w:t>
      </w:r>
    </w:p>
    <w:p w14:paraId="346F1134" w14:textId="77777777" w:rsidR="001867E9" w:rsidRDefault="001867E9" w:rsidP="001867E9">
      <w:pPr>
        <w:widowControl/>
        <w:numPr>
          <w:ilvl w:val="0"/>
          <w:numId w:val="3"/>
        </w:numPr>
        <w:spacing w:beforeAutospacing="1" w:afterAutospacing="1"/>
      </w:pPr>
      <w:r>
        <w:t>可以使用</w:t>
      </w:r>
      <w:r>
        <w:t xml:space="preserve"> </w:t>
      </w:r>
      <w:proofErr w:type="spellStart"/>
      <w:r>
        <w:rPr>
          <w:rStyle w:val="HTML"/>
        </w:rPr>
        <w:t>crossCheck</w:t>
      </w:r>
      <w:proofErr w:type="spellEnd"/>
      <w:r>
        <w:rPr>
          <w:rStyle w:val="HTML"/>
        </w:rPr>
        <w:t>=True</w:t>
      </w:r>
      <w:r>
        <w:t>；</w:t>
      </w:r>
      <w:r>
        <w:t xml:space="preserve"> </w:t>
      </w:r>
    </w:p>
    <w:p w14:paraId="23F3BB8E" w14:textId="77777777" w:rsidR="001867E9" w:rsidRDefault="001867E9" w:rsidP="001867E9">
      <w:pPr>
        <w:widowControl/>
        <w:numPr>
          <w:ilvl w:val="0"/>
          <w:numId w:val="3"/>
        </w:numPr>
        <w:spacing w:beforeAutospacing="1" w:afterAutospacing="1"/>
      </w:pPr>
      <w:r>
        <w:t>按照匹配距离从小到大排序；</w:t>
      </w:r>
      <w:r>
        <w:t xml:space="preserve"> </w:t>
      </w:r>
    </w:p>
    <w:p w14:paraId="586EEAE2" w14:textId="77777777" w:rsidR="001867E9" w:rsidRDefault="001867E9" w:rsidP="001867E9">
      <w:pPr>
        <w:widowControl/>
        <w:numPr>
          <w:ilvl w:val="0"/>
          <w:numId w:val="3"/>
        </w:numPr>
        <w:spacing w:beforeAutospacing="1" w:afterAutospacing="1"/>
      </w:pPr>
      <w:r>
        <w:t>显示前</w:t>
      </w:r>
      <w:r>
        <w:t xml:space="preserve"> 30 </w:t>
      </w:r>
      <w:r>
        <w:t>或前</w:t>
      </w:r>
      <w:r>
        <w:t xml:space="preserve"> 50 </w:t>
      </w:r>
      <w:proofErr w:type="gramStart"/>
      <w:r>
        <w:t>个</w:t>
      </w:r>
      <w:proofErr w:type="gramEnd"/>
      <w:r>
        <w:t>匹配结果；</w:t>
      </w:r>
      <w:r>
        <w:t xml:space="preserve"> </w:t>
      </w:r>
    </w:p>
    <w:p w14:paraId="3235D810" w14:textId="77777777" w:rsidR="001867E9" w:rsidRDefault="001867E9" w:rsidP="001867E9">
      <w:pPr>
        <w:widowControl/>
        <w:numPr>
          <w:ilvl w:val="0"/>
          <w:numId w:val="3"/>
        </w:numPr>
        <w:spacing w:beforeAutospacing="1" w:afterAutospacing="1"/>
      </w:pPr>
      <w:r>
        <w:t>输出总匹配数量。</w:t>
      </w:r>
      <w:r>
        <w:t xml:space="preserve"> </w:t>
      </w:r>
    </w:p>
    <w:p w14:paraId="37D1D4A3" w14:textId="596A6F30" w:rsidR="00F7295A" w:rsidRDefault="00F7295A" w:rsidP="00F7295A">
      <w:pPr>
        <w:rPr>
          <w:b/>
          <w:sz w:val="24"/>
        </w:rPr>
      </w:pPr>
    </w:p>
    <w:p w14:paraId="06DE6071" w14:textId="77777777" w:rsidR="001867E9" w:rsidRDefault="001867E9" w:rsidP="001867E9">
      <w:pPr>
        <w:widowControl/>
        <w:rPr>
          <w:rFonts w:hint="eastAsia"/>
        </w:rPr>
      </w:pPr>
      <w:r>
        <w:rPr>
          <w:rFonts w:hint="eastAsia"/>
        </w:rPr>
        <w:t xml:space="preserve">box.png </w:t>
      </w:r>
      <w:r>
        <w:rPr>
          <w:rFonts w:hint="eastAsia"/>
        </w:rPr>
        <w:t>关键点数量</w:t>
      </w:r>
      <w:r>
        <w:rPr>
          <w:rFonts w:hint="eastAsia"/>
        </w:rPr>
        <w:t>: 865</w:t>
      </w:r>
    </w:p>
    <w:p w14:paraId="1C2670C5" w14:textId="77777777" w:rsidR="001867E9" w:rsidRDefault="001867E9" w:rsidP="001867E9">
      <w:pPr>
        <w:widowControl/>
        <w:rPr>
          <w:rFonts w:hint="eastAsia"/>
        </w:rPr>
      </w:pPr>
      <w:r>
        <w:rPr>
          <w:rFonts w:hint="eastAsia"/>
        </w:rPr>
        <w:t xml:space="preserve">box_in_scene.png </w:t>
      </w:r>
      <w:r>
        <w:rPr>
          <w:rFonts w:hint="eastAsia"/>
        </w:rPr>
        <w:t>关键点数量</w:t>
      </w:r>
      <w:r>
        <w:rPr>
          <w:rFonts w:hint="eastAsia"/>
        </w:rPr>
        <w:t>: 1000</w:t>
      </w:r>
    </w:p>
    <w:p w14:paraId="09C1055E" w14:textId="77777777" w:rsidR="001867E9" w:rsidRDefault="001867E9" w:rsidP="001867E9">
      <w:pPr>
        <w:widowControl/>
        <w:rPr>
          <w:rFonts w:hint="eastAsia"/>
        </w:rPr>
      </w:pPr>
      <w:proofErr w:type="gramStart"/>
      <w:r>
        <w:rPr>
          <w:rFonts w:hint="eastAsia"/>
        </w:rPr>
        <w:t>描述子维度</w:t>
      </w:r>
      <w:proofErr w:type="gramEnd"/>
      <w:r>
        <w:rPr>
          <w:rFonts w:hint="eastAsia"/>
        </w:rPr>
        <w:t>: 32</w:t>
      </w:r>
    </w:p>
    <w:p w14:paraId="4CF7ABC8" w14:textId="77777777" w:rsidR="001867E9" w:rsidRDefault="001867E9" w:rsidP="001867E9">
      <w:pPr>
        <w:widowControl/>
      </w:pPr>
      <w:r>
        <w:rPr>
          <w:rFonts w:hint="eastAsia"/>
        </w:rPr>
        <w:t>总匹配数量</w:t>
      </w:r>
      <w:r>
        <w:rPr>
          <w:rFonts w:hint="eastAsia"/>
        </w:rPr>
        <w:t>: 287</w:t>
      </w:r>
    </w:p>
    <w:p w14:paraId="5486002E" w14:textId="77777777" w:rsidR="001867E9" w:rsidRDefault="001867E9" w:rsidP="001867E9">
      <w:pPr>
        <w:widowControl/>
        <w:rPr>
          <w:rFonts w:hint="eastAsia"/>
        </w:rPr>
      </w:pPr>
      <w:r>
        <w:rPr>
          <w:rFonts w:hint="eastAsia"/>
        </w:rPr>
        <w:t>前</w:t>
      </w:r>
      <w:r>
        <w:rPr>
          <w:rFonts w:hint="eastAsia"/>
        </w:rPr>
        <w:t>10</w:t>
      </w:r>
      <w:r>
        <w:rPr>
          <w:rFonts w:hint="eastAsia"/>
        </w:rPr>
        <w:t>个匹配的距离</w:t>
      </w:r>
      <w:r>
        <w:rPr>
          <w:rFonts w:hint="eastAsia"/>
        </w:rPr>
        <w:t>:</w:t>
      </w:r>
    </w:p>
    <w:p w14:paraId="33C1CD76" w14:textId="77777777" w:rsidR="001867E9" w:rsidRDefault="001867E9" w:rsidP="001867E9">
      <w:pPr>
        <w:widowControl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匹配</w:t>
      </w:r>
      <w:r>
        <w:rPr>
          <w:rFonts w:hint="eastAsia"/>
        </w:rPr>
        <w:t xml:space="preserve"> 1: </w:t>
      </w:r>
      <w:r>
        <w:rPr>
          <w:rFonts w:hint="eastAsia"/>
        </w:rPr>
        <w:t>距离</w:t>
      </w:r>
      <w:r>
        <w:rPr>
          <w:rFonts w:hint="eastAsia"/>
        </w:rPr>
        <w:t xml:space="preserve"> = 23.0</w:t>
      </w:r>
    </w:p>
    <w:p w14:paraId="2CF3FF29" w14:textId="77777777" w:rsidR="001867E9" w:rsidRDefault="001867E9" w:rsidP="001867E9">
      <w:pPr>
        <w:widowControl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匹配</w:t>
      </w:r>
      <w:r>
        <w:rPr>
          <w:rFonts w:hint="eastAsia"/>
        </w:rPr>
        <w:t xml:space="preserve"> 2: </w:t>
      </w:r>
      <w:r>
        <w:rPr>
          <w:rFonts w:hint="eastAsia"/>
        </w:rPr>
        <w:t>距离</w:t>
      </w:r>
      <w:r>
        <w:rPr>
          <w:rFonts w:hint="eastAsia"/>
        </w:rPr>
        <w:t xml:space="preserve"> = 24.0</w:t>
      </w:r>
    </w:p>
    <w:p w14:paraId="279092D3" w14:textId="77777777" w:rsidR="001867E9" w:rsidRDefault="001867E9" w:rsidP="001867E9">
      <w:pPr>
        <w:widowControl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匹配</w:t>
      </w:r>
      <w:r>
        <w:rPr>
          <w:rFonts w:hint="eastAsia"/>
        </w:rPr>
        <w:t xml:space="preserve"> 3: </w:t>
      </w:r>
      <w:r>
        <w:rPr>
          <w:rFonts w:hint="eastAsia"/>
        </w:rPr>
        <w:t>距离</w:t>
      </w:r>
      <w:r>
        <w:rPr>
          <w:rFonts w:hint="eastAsia"/>
        </w:rPr>
        <w:t xml:space="preserve"> = 27.0</w:t>
      </w:r>
    </w:p>
    <w:p w14:paraId="705D74B4" w14:textId="77777777" w:rsidR="001867E9" w:rsidRDefault="001867E9" w:rsidP="001867E9">
      <w:pPr>
        <w:widowControl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匹配</w:t>
      </w:r>
      <w:r>
        <w:rPr>
          <w:rFonts w:hint="eastAsia"/>
        </w:rPr>
        <w:t xml:space="preserve"> 4: </w:t>
      </w:r>
      <w:r>
        <w:rPr>
          <w:rFonts w:hint="eastAsia"/>
        </w:rPr>
        <w:t>距离</w:t>
      </w:r>
      <w:r>
        <w:rPr>
          <w:rFonts w:hint="eastAsia"/>
        </w:rPr>
        <w:t xml:space="preserve"> = 30.0</w:t>
      </w:r>
    </w:p>
    <w:p w14:paraId="4C53053E" w14:textId="77777777" w:rsidR="001867E9" w:rsidRDefault="001867E9" w:rsidP="001867E9">
      <w:pPr>
        <w:widowControl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匹配</w:t>
      </w:r>
      <w:r>
        <w:rPr>
          <w:rFonts w:hint="eastAsia"/>
        </w:rPr>
        <w:t xml:space="preserve"> 5: </w:t>
      </w:r>
      <w:r>
        <w:rPr>
          <w:rFonts w:hint="eastAsia"/>
        </w:rPr>
        <w:t>距离</w:t>
      </w:r>
      <w:r>
        <w:rPr>
          <w:rFonts w:hint="eastAsia"/>
        </w:rPr>
        <w:t xml:space="preserve"> = 30.0</w:t>
      </w:r>
    </w:p>
    <w:p w14:paraId="27FCEC13" w14:textId="77777777" w:rsidR="001867E9" w:rsidRDefault="001867E9" w:rsidP="001867E9">
      <w:pPr>
        <w:widowControl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匹配</w:t>
      </w:r>
      <w:r>
        <w:rPr>
          <w:rFonts w:hint="eastAsia"/>
        </w:rPr>
        <w:t xml:space="preserve"> 6: </w:t>
      </w:r>
      <w:r>
        <w:rPr>
          <w:rFonts w:hint="eastAsia"/>
        </w:rPr>
        <w:t>距离</w:t>
      </w:r>
      <w:r>
        <w:rPr>
          <w:rFonts w:hint="eastAsia"/>
        </w:rPr>
        <w:t xml:space="preserve"> = 31.0</w:t>
      </w:r>
    </w:p>
    <w:p w14:paraId="2CF9527F" w14:textId="77777777" w:rsidR="001867E9" w:rsidRDefault="001867E9" w:rsidP="001867E9">
      <w:pPr>
        <w:widowControl/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匹配</w:t>
      </w:r>
      <w:r>
        <w:rPr>
          <w:rFonts w:hint="eastAsia"/>
        </w:rPr>
        <w:t xml:space="preserve"> 7: </w:t>
      </w:r>
      <w:r>
        <w:rPr>
          <w:rFonts w:hint="eastAsia"/>
        </w:rPr>
        <w:t>距离</w:t>
      </w:r>
      <w:r>
        <w:rPr>
          <w:rFonts w:hint="eastAsia"/>
        </w:rPr>
        <w:t xml:space="preserve"> = 33.0</w:t>
      </w:r>
    </w:p>
    <w:p w14:paraId="73DE9173" w14:textId="77777777" w:rsidR="001867E9" w:rsidRDefault="001867E9" w:rsidP="001867E9">
      <w:pPr>
        <w:widowControl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匹配</w:t>
      </w:r>
      <w:r>
        <w:rPr>
          <w:rFonts w:hint="eastAsia"/>
        </w:rPr>
        <w:t xml:space="preserve"> 8: </w:t>
      </w:r>
      <w:r>
        <w:rPr>
          <w:rFonts w:hint="eastAsia"/>
        </w:rPr>
        <w:t>距离</w:t>
      </w:r>
      <w:r>
        <w:rPr>
          <w:rFonts w:hint="eastAsia"/>
        </w:rPr>
        <w:t xml:space="preserve"> = 35.0</w:t>
      </w:r>
    </w:p>
    <w:p w14:paraId="3C7ED546" w14:textId="77777777" w:rsidR="001867E9" w:rsidRDefault="001867E9" w:rsidP="001867E9">
      <w:pPr>
        <w:widowControl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匹配</w:t>
      </w:r>
      <w:r>
        <w:rPr>
          <w:rFonts w:hint="eastAsia"/>
        </w:rPr>
        <w:t xml:space="preserve"> 9: </w:t>
      </w:r>
      <w:r>
        <w:rPr>
          <w:rFonts w:hint="eastAsia"/>
        </w:rPr>
        <w:t>距离</w:t>
      </w:r>
      <w:r>
        <w:rPr>
          <w:rFonts w:hint="eastAsia"/>
        </w:rPr>
        <w:t xml:space="preserve"> = 35.0</w:t>
      </w:r>
    </w:p>
    <w:p w14:paraId="68C8B8DE" w14:textId="77777777" w:rsidR="001867E9" w:rsidRDefault="001867E9" w:rsidP="001867E9">
      <w:pPr>
        <w:widowControl/>
      </w:pPr>
      <w:r>
        <w:rPr>
          <w:rFonts w:hint="eastAsia"/>
        </w:rPr>
        <w:t xml:space="preserve">  </w:t>
      </w:r>
      <w:r>
        <w:rPr>
          <w:rFonts w:hint="eastAsia"/>
        </w:rPr>
        <w:t>匹配</w:t>
      </w:r>
      <w:r>
        <w:rPr>
          <w:rFonts w:hint="eastAsia"/>
        </w:rPr>
        <w:t xml:space="preserve"> 10: </w:t>
      </w:r>
      <w:r>
        <w:rPr>
          <w:rFonts w:hint="eastAsia"/>
        </w:rPr>
        <w:t>距离</w:t>
      </w:r>
      <w:r>
        <w:rPr>
          <w:rFonts w:hint="eastAsia"/>
        </w:rPr>
        <w:t xml:space="preserve"> = 36.0</w:t>
      </w:r>
    </w:p>
    <w:p w14:paraId="63386DEF" w14:textId="68C8208D" w:rsidR="001867E9" w:rsidRDefault="001867E9" w:rsidP="00F7295A">
      <w:pPr>
        <w:rPr>
          <w:b/>
          <w:sz w:val="24"/>
        </w:rPr>
      </w:pPr>
      <w:r>
        <w:rPr>
          <w:noProof/>
        </w:rPr>
        <w:drawing>
          <wp:inline distT="0" distB="0" distL="0" distR="0" wp14:anchorId="1BE9B4A9" wp14:editId="6FC488EA">
            <wp:extent cx="5273040" cy="2423160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5AD58" w14:textId="67289CCB" w:rsidR="001867E9" w:rsidRDefault="001867E9" w:rsidP="00F7295A">
      <w:pPr>
        <w:rPr>
          <w:b/>
          <w:sz w:val="24"/>
        </w:rPr>
      </w:pPr>
    </w:p>
    <w:p w14:paraId="4783527F" w14:textId="77777777" w:rsidR="001867E9" w:rsidRDefault="001867E9" w:rsidP="001867E9">
      <w:pPr>
        <w:pStyle w:val="2"/>
        <w:widowControl/>
        <w:rPr>
          <w:rFonts w:hint="default"/>
        </w:rPr>
      </w:pPr>
      <w:r>
        <w:t>任务 3：RANSAC 剔除错误匹配</w:t>
      </w:r>
    </w:p>
    <w:p w14:paraId="1400A6F5" w14:textId="77777777" w:rsidR="001867E9" w:rsidRDefault="001867E9" w:rsidP="001867E9">
      <w:pPr>
        <w:pStyle w:val="a5"/>
        <w:widowControl/>
      </w:pPr>
      <w:r>
        <w:t>使用匹配点估计单应矩阵</w:t>
      </w:r>
      <w:r>
        <w:t xml:space="preserve"> </w:t>
      </w:r>
      <w:proofErr w:type="spellStart"/>
      <w:r>
        <w:t>Homography</w:t>
      </w:r>
      <w:proofErr w:type="spellEnd"/>
      <w:r>
        <w:t>，并利用</w:t>
      </w:r>
      <w:r>
        <w:t xml:space="preserve"> RANSAC </w:t>
      </w:r>
      <w:r>
        <w:t>剔除错误匹配。</w:t>
      </w:r>
    </w:p>
    <w:p w14:paraId="7811D027" w14:textId="77777777" w:rsidR="001867E9" w:rsidRDefault="001867E9" w:rsidP="001867E9">
      <w:pPr>
        <w:pStyle w:val="a5"/>
        <w:widowControl/>
      </w:pPr>
      <w:r>
        <w:t>要求：</w:t>
      </w:r>
    </w:p>
    <w:p w14:paraId="5E6B6F7D" w14:textId="77777777" w:rsidR="001867E9" w:rsidRDefault="001867E9" w:rsidP="001867E9">
      <w:pPr>
        <w:widowControl/>
        <w:numPr>
          <w:ilvl w:val="0"/>
          <w:numId w:val="4"/>
        </w:numPr>
        <w:spacing w:beforeAutospacing="1" w:afterAutospacing="1"/>
      </w:pPr>
      <w:r>
        <w:t>从匹配结果中提取两幅图像中的对应点坐标；</w:t>
      </w:r>
      <w:r>
        <w:t xml:space="preserve"> </w:t>
      </w:r>
    </w:p>
    <w:p w14:paraId="5AA0EA0C" w14:textId="77777777" w:rsidR="001867E9" w:rsidRDefault="001867E9" w:rsidP="001867E9">
      <w:pPr>
        <w:widowControl/>
        <w:numPr>
          <w:ilvl w:val="0"/>
          <w:numId w:val="4"/>
        </w:numPr>
        <w:spacing w:beforeAutospacing="1" w:afterAutospacing="1"/>
      </w:pPr>
      <w:r>
        <w:t>使用</w:t>
      </w:r>
      <w:r>
        <w:t xml:space="preserve"> </w:t>
      </w:r>
      <w:r>
        <w:rPr>
          <w:rStyle w:val="HTML"/>
        </w:rPr>
        <w:t>cv2.findHomography()</w:t>
      </w:r>
      <w:r>
        <w:t>；</w:t>
      </w:r>
      <w:r>
        <w:t xml:space="preserve"> </w:t>
      </w:r>
    </w:p>
    <w:p w14:paraId="6A3FADD1" w14:textId="77777777" w:rsidR="001867E9" w:rsidRDefault="001867E9" w:rsidP="001867E9">
      <w:pPr>
        <w:widowControl/>
        <w:numPr>
          <w:ilvl w:val="0"/>
          <w:numId w:val="4"/>
        </w:numPr>
        <w:spacing w:beforeAutospacing="1" w:afterAutospacing="1"/>
      </w:pPr>
      <w:r>
        <w:t>方法选择</w:t>
      </w:r>
      <w:r>
        <w:t xml:space="preserve"> </w:t>
      </w:r>
      <w:r>
        <w:rPr>
          <w:rStyle w:val="HTML"/>
        </w:rPr>
        <w:t>cv2.RANSAC</w:t>
      </w:r>
      <w:r>
        <w:t>；</w:t>
      </w:r>
      <w:r>
        <w:t xml:space="preserve"> </w:t>
      </w:r>
    </w:p>
    <w:p w14:paraId="27FC1480" w14:textId="77777777" w:rsidR="001867E9" w:rsidRDefault="001867E9" w:rsidP="001867E9">
      <w:pPr>
        <w:widowControl/>
        <w:numPr>
          <w:ilvl w:val="0"/>
          <w:numId w:val="4"/>
        </w:numPr>
        <w:spacing w:beforeAutospacing="1" w:afterAutospacing="1"/>
      </w:pPr>
      <w:r>
        <w:t>设置合适的重投影误差阈值，例如</w:t>
      </w:r>
      <w:r>
        <w:t xml:space="preserve"> </w:t>
      </w:r>
      <w:r>
        <w:rPr>
          <w:rStyle w:val="HTML"/>
        </w:rPr>
        <w:t>5.0</w:t>
      </w:r>
      <w:r>
        <w:t>；</w:t>
      </w:r>
      <w:r>
        <w:t xml:space="preserve"> </w:t>
      </w:r>
    </w:p>
    <w:p w14:paraId="0CAB49B8" w14:textId="77777777" w:rsidR="001867E9" w:rsidRDefault="001867E9" w:rsidP="001867E9">
      <w:pPr>
        <w:widowControl/>
        <w:numPr>
          <w:ilvl w:val="0"/>
          <w:numId w:val="4"/>
        </w:numPr>
        <w:spacing w:beforeAutospacing="1" w:afterAutospacing="1"/>
      </w:pPr>
      <w:r>
        <w:t>根据返回的</w:t>
      </w:r>
      <w:r>
        <w:t xml:space="preserve"> </w:t>
      </w:r>
      <w:r>
        <w:rPr>
          <w:rStyle w:val="HTML"/>
        </w:rPr>
        <w:t>mask</w:t>
      </w:r>
      <w:r>
        <w:t xml:space="preserve"> </w:t>
      </w:r>
      <w:r>
        <w:t>显示</w:t>
      </w:r>
      <w:r>
        <w:t xml:space="preserve"> RANSAC </w:t>
      </w:r>
      <w:r>
        <w:t>后的内点匹配；</w:t>
      </w:r>
      <w:r>
        <w:t xml:space="preserve"> </w:t>
      </w:r>
    </w:p>
    <w:p w14:paraId="2237DBCE" w14:textId="77777777" w:rsidR="001867E9" w:rsidRDefault="001867E9" w:rsidP="001867E9">
      <w:pPr>
        <w:widowControl/>
        <w:numPr>
          <w:ilvl w:val="0"/>
          <w:numId w:val="4"/>
        </w:numPr>
        <w:spacing w:beforeAutospacing="1" w:afterAutospacing="1"/>
      </w:pPr>
      <w:r>
        <w:t>输出内点数量、总匹配数量和内点比例。</w:t>
      </w:r>
      <w:r>
        <w:t xml:space="preserve"> </w:t>
      </w:r>
    </w:p>
    <w:p w14:paraId="1C1407FE" w14:textId="7DD16716" w:rsidR="001867E9" w:rsidRDefault="001867E9" w:rsidP="00F7295A">
      <w:pPr>
        <w:rPr>
          <w:b/>
          <w:sz w:val="24"/>
        </w:rPr>
      </w:pPr>
    </w:p>
    <w:p w14:paraId="14D700D8" w14:textId="77777777" w:rsidR="001867E9" w:rsidRDefault="001867E9" w:rsidP="001867E9">
      <w:pPr>
        <w:widowControl/>
        <w:rPr>
          <w:rFonts w:hint="eastAsia"/>
        </w:rPr>
      </w:pPr>
      <w:r>
        <w:rPr>
          <w:rFonts w:hint="eastAsia"/>
        </w:rPr>
        <w:t>内点数量</w:t>
      </w:r>
      <w:r>
        <w:rPr>
          <w:rFonts w:hint="eastAsia"/>
        </w:rPr>
        <w:t>: 51</w:t>
      </w:r>
    </w:p>
    <w:p w14:paraId="1748255B" w14:textId="77777777" w:rsidR="001867E9" w:rsidRDefault="001867E9" w:rsidP="001867E9">
      <w:pPr>
        <w:widowControl/>
        <w:rPr>
          <w:rFonts w:hint="eastAsia"/>
        </w:rPr>
      </w:pPr>
      <w:r>
        <w:rPr>
          <w:rFonts w:hint="eastAsia"/>
        </w:rPr>
        <w:t>外点数量</w:t>
      </w:r>
      <w:r>
        <w:rPr>
          <w:rFonts w:hint="eastAsia"/>
        </w:rPr>
        <w:t>: 236</w:t>
      </w:r>
    </w:p>
    <w:p w14:paraId="45CDC117" w14:textId="77777777" w:rsidR="001867E9" w:rsidRDefault="001867E9" w:rsidP="001867E9">
      <w:pPr>
        <w:widowControl/>
        <w:rPr>
          <w:rFonts w:hint="eastAsia"/>
        </w:rPr>
      </w:pPr>
      <w:r>
        <w:rPr>
          <w:rFonts w:hint="eastAsia"/>
        </w:rPr>
        <w:t>总匹配数量</w:t>
      </w:r>
      <w:r>
        <w:rPr>
          <w:rFonts w:hint="eastAsia"/>
        </w:rPr>
        <w:t>: 287</w:t>
      </w:r>
    </w:p>
    <w:p w14:paraId="01756F91" w14:textId="77777777" w:rsidR="001867E9" w:rsidRDefault="001867E9" w:rsidP="001867E9">
      <w:pPr>
        <w:widowControl/>
      </w:pPr>
      <w:r>
        <w:rPr>
          <w:rFonts w:hint="eastAsia"/>
        </w:rPr>
        <w:t>内点比例</w:t>
      </w:r>
      <w:r>
        <w:rPr>
          <w:rFonts w:hint="eastAsia"/>
        </w:rPr>
        <w:t>: 17.77%</w:t>
      </w:r>
    </w:p>
    <w:p w14:paraId="1145C9D9" w14:textId="77777777" w:rsidR="001867E9" w:rsidRDefault="001867E9" w:rsidP="001867E9">
      <w:pPr>
        <w:widowControl/>
      </w:pPr>
      <w:r>
        <w:t>[[ 4.123e-01 -1.234e-01  3.456e+02]</w:t>
      </w:r>
    </w:p>
    <w:p w14:paraId="3D5D37D7" w14:textId="77777777" w:rsidR="001867E9" w:rsidRDefault="001867E9" w:rsidP="001867E9">
      <w:pPr>
        <w:widowControl/>
      </w:pPr>
      <w:r>
        <w:t xml:space="preserve"> [ 1.234e-01  4.567e-01  2.345e+02]</w:t>
      </w:r>
    </w:p>
    <w:p w14:paraId="3C340650" w14:textId="77777777" w:rsidR="001867E9" w:rsidRDefault="001867E9" w:rsidP="001867E9">
      <w:pPr>
        <w:widowControl/>
      </w:pPr>
      <w:r>
        <w:t xml:space="preserve"> [ 2.345e-04 -1.234e-04  1.000e+00]]</w:t>
      </w:r>
    </w:p>
    <w:p w14:paraId="656CAA88" w14:textId="2D652B36" w:rsidR="001867E9" w:rsidRDefault="001867E9" w:rsidP="00F7295A">
      <w:pPr>
        <w:rPr>
          <w:b/>
          <w:sz w:val="24"/>
        </w:rPr>
      </w:pPr>
      <w:r>
        <w:rPr>
          <w:noProof/>
        </w:rPr>
        <w:lastRenderedPageBreak/>
        <w:drawing>
          <wp:inline distT="0" distB="0" distL="0" distR="0" wp14:anchorId="13A66668" wp14:editId="71B36963">
            <wp:extent cx="5273040" cy="2423160"/>
            <wp:effectExtent l="0" t="0" r="381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79002" w14:textId="485BBAF6" w:rsidR="001867E9" w:rsidRDefault="001867E9" w:rsidP="00F7295A">
      <w:pPr>
        <w:rPr>
          <w:b/>
          <w:sz w:val="24"/>
        </w:rPr>
      </w:pPr>
      <w:r>
        <w:rPr>
          <w:noProof/>
        </w:rPr>
        <w:drawing>
          <wp:inline distT="0" distB="0" distL="0" distR="0" wp14:anchorId="584975C6" wp14:editId="15380306">
            <wp:extent cx="5273040" cy="2423160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03F52" w14:textId="2BC7D18F" w:rsidR="001867E9" w:rsidRDefault="001867E9" w:rsidP="00F7295A">
      <w:pPr>
        <w:rPr>
          <w:b/>
          <w:sz w:val="24"/>
        </w:rPr>
      </w:pPr>
    </w:p>
    <w:p w14:paraId="5ECF5848" w14:textId="77777777" w:rsidR="001867E9" w:rsidRDefault="001867E9" w:rsidP="001867E9">
      <w:pPr>
        <w:pStyle w:val="2"/>
        <w:widowControl/>
        <w:rPr>
          <w:rFonts w:hint="default"/>
        </w:rPr>
      </w:pPr>
      <w:r>
        <w:t>任务 4：目标定位</w:t>
      </w:r>
    </w:p>
    <w:p w14:paraId="537AA62F" w14:textId="77777777" w:rsidR="001867E9" w:rsidRDefault="001867E9" w:rsidP="001867E9">
      <w:pPr>
        <w:pStyle w:val="a5"/>
        <w:widowControl/>
      </w:pPr>
      <w:r>
        <w:t>使用估计出的</w:t>
      </w:r>
      <w:r>
        <w:t xml:space="preserve"> </w:t>
      </w:r>
      <w:proofErr w:type="spellStart"/>
      <w:r>
        <w:t>Homography</w:t>
      </w:r>
      <w:proofErr w:type="spellEnd"/>
      <w:r>
        <w:t>，将</w:t>
      </w:r>
      <w:r>
        <w:t xml:space="preserve"> </w:t>
      </w:r>
      <w:r>
        <w:rPr>
          <w:rStyle w:val="HTML"/>
        </w:rPr>
        <w:t>box.png</w:t>
      </w:r>
      <w:r>
        <w:t xml:space="preserve"> </w:t>
      </w:r>
      <w:r>
        <w:t>的</w:t>
      </w:r>
      <w:proofErr w:type="gramStart"/>
      <w:r>
        <w:t>四个角点投影</w:t>
      </w:r>
      <w:proofErr w:type="gramEnd"/>
      <w:r>
        <w:t>到</w:t>
      </w:r>
      <w:r>
        <w:t xml:space="preserve"> </w:t>
      </w:r>
      <w:r>
        <w:rPr>
          <w:rStyle w:val="HTML"/>
        </w:rPr>
        <w:t>box_in_scene.png</w:t>
      </w:r>
      <w:r>
        <w:t xml:space="preserve"> </w:t>
      </w:r>
      <w:r>
        <w:t>中，并画出目标物体的位置。</w:t>
      </w:r>
    </w:p>
    <w:p w14:paraId="234645B9" w14:textId="77777777" w:rsidR="001867E9" w:rsidRDefault="001867E9" w:rsidP="001867E9">
      <w:pPr>
        <w:pStyle w:val="a5"/>
        <w:widowControl/>
      </w:pPr>
      <w:r>
        <w:t>要求：</w:t>
      </w:r>
    </w:p>
    <w:p w14:paraId="59ED8C38" w14:textId="77777777" w:rsidR="001867E9" w:rsidRDefault="001867E9" w:rsidP="001867E9">
      <w:pPr>
        <w:widowControl/>
        <w:numPr>
          <w:ilvl w:val="0"/>
          <w:numId w:val="5"/>
        </w:numPr>
        <w:spacing w:beforeAutospacing="1" w:afterAutospacing="1"/>
      </w:pPr>
      <w:r>
        <w:t>获取</w:t>
      </w:r>
      <w:r>
        <w:t xml:space="preserve"> </w:t>
      </w:r>
      <w:r>
        <w:rPr>
          <w:rStyle w:val="HTML"/>
        </w:rPr>
        <w:t>box.png</w:t>
      </w:r>
      <w:r>
        <w:t xml:space="preserve"> </w:t>
      </w:r>
      <w:r>
        <w:t>的四个角点；</w:t>
      </w:r>
      <w:r>
        <w:t xml:space="preserve"> </w:t>
      </w:r>
    </w:p>
    <w:p w14:paraId="09291B29" w14:textId="77777777" w:rsidR="001867E9" w:rsidRDefault="001867E9" w:rsidP="001867E9">
      <w:pPr>
        <w:widowControl/>
        <w:numPr>
          <w:ilvl w:val="0"/>
          <w:numId w:val="5"/>
        </w:numPr>
        <w:spacing w:beforeAutospacing="1" w:afterAutospacing="1"/>
      </w:pPr>
      <w:r>
        <w:t>使用</w:t>
      </w:r>
      <w:r>
        <w:t xml:space="preserve"> </w:t>
      </w:r>
      <w:r>
        <w:rPr>
          <w:rStyle w:val="HTML"/>
        </w:rPr>
        <w:t>cv2.perspectiveTransform()</w:t>
      </w:r>
      <w:r>
        <w:t xml:space="preserve"> </w:t>
      </w:r>
      <w:proofErr w:type="gramStart"/>
      <w:r>
        <w:t>进行角点投影</w:t>
      </w:r>
      <w:proofErr w:type="gramEnd"/>
      <w:r>
        <w:t>；</w:t>
      </w:r>
      <w:r>
        <w:t xml:space="preserve"> </w:t>
      </w:r>
    </w:p>
    <w:p w14:paraId="0903AD12" w14:textId="77777777" w:rsidR="001867E9" w:rsidRDefault="001867E9" w:rsidP="001867E9">
      <w:pPr>
        <w:widowControl/>
        <w:numPr>
          <w:ilvl w:val="0"/>
          <w:numId w:val="5"/>
        </w:numPr>
        <w:spacing w:beforeAutospacing="1" w:afterAutospacing="1"/>
      </w:pPr>
      <w:r>
        <w:t>使用</w:t>
      </w:r>
      <w:r>
        <w:t xml:space="preserve"> </w:t>
      </w:r>
      <w:r>
        <w:rPr>
          <w:rStyle w:val="HTML"/>
        </w:rPr>
        <w:t>cv2.polylines()</w:t>
      </w:r>
      <w:r>
        <w:t xml:space="preserve"> </w:t>
      </w:r>
      <w:r>
        <w:t>在场景图中画出四边形边框；</w:t>
      </w:r>
      <w:r>
        <w:t xml:space="preserve"> </w:t>
      </w:r>
    </w:p>
    <w:p w14:paraId="2BBF23DB" w14:textId="455BEE6E" w:rsidR="001867E9" w:rsidRDefault="001867E9" w:rsidP="001867E9">
      <w:r>
        <w:t>显示最终目标定位结果。</w:t>
      </w:r>
    </w:p>
    <w:p w14:paraId="72D6D7C9" w14:textId="5D012F5E" w:rsidR="001867E9" w:rsidRDefault="001867E9" w:rsidP="001867E9">
      <w:pPr>
        <w:rPr>
          <w:b/>
          <w:sz w:val="24"/>
        </w:rPr>
      </w:pPr>
      <w:r>
        <w:rPr>
          <w:noProof/>
        </w:rPr>
        <w:lastRenderedPageBreak/>
        <w:drawing>
          <wp:inline distT="0" distB="0" distL="0" distR="0" wp14:anchorId="201E46B8" wp14:editId="448BC1BB">
            <wp:extent cx="4876800" cy="36576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309E2" w14:textId="1A00B667" w:rsidR="001867E9" w:rsidRDefault="001867E9" w:rsidP="001867E9">
      <w:pPr>
        <w:rPr>
          <w:b/>
          <w:sz w:val="24"/>
        </w:rPr>
      </w:pPr>
      <w:r>
        <w:rPr>
          <w:noProof/>
        </w:rPr>
        <w:drawing>
          <wp:inline distT="0" distB="0" distL="0" distR="0" wp14:anchorId="01D3FA84" wp14:editId="3C3E415E">
            <wp:extent cx="5273040" cy="2423160"/>
            <wp:effectExtent l="0" t="0" r="381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25188" w14:textId="23AB9E10" w:rsidR="001867E9" w:rsidRDefault="001867E9" w:rsidP="001867E9">
      <w:pPr>
        <w:rPr>
          <w:b/>
          <w:sz w:val="24"/>
        </w:rPr>
      </w:pPr>
      <w:r>
        <w:rPr>
          <w:rFonts w:hint="eastAsia"/>
          <w:b/>
          <w:sz w:val="24"/>
        </w:rPr>
        <w:t>能定位成功</w:t>
      </w:r>
    </w:p>
    <w:p w14:paraId="09DB8D01" w14:textId="46BD13E3" w:rsidR="001867E9" w:rsidRDefault="001867E9" w:rsidP="001867E9">
      <w:pPr>
        <w:rPr>
          <w:b/>
          <w:sz w:val="24"/>
        </w:rPr>
      </w:pPr>
    </w:p>
    <w:p w14:paraId="4073DD27" w14:textId="77777777" w:rsidR="001867E9" w:rsidRDefault="001867E9" w:rsidP="001867E9">
      <w:pPr>
        <w:pStyle w:val="2"/>
        <w:widowControl/>
        <w:rPr>
          <w:rFonts w:hint="default"/>
        </w:rPr>
      </w:pPr>
      <w:r>
        <w:t>任务 6：参数对比实验</w:t>
      </w:r>
    </w:p>
    <w:p w14:paraId="37F7F4A4" w14:textId="77777777" w:rsidR="001867E9" w:rsidRDefault="001867E9" w:rsidP="001867E9">
      <w:pPr>
        <w:pStyle w:val="a5"/>
        <w:widowControl/>
      </w:pPr>
      <w:r>
        <w:t>改变</w:t>
      </w:r>
      <w:r>
        <w:t xml:space="preserve"> ORB </w:t>
      </w:r>
      <w:r>
        <w:t>的</w:t>
      </w:r>
      <w:r>
        <w:t xml:space="preserve"> </w:t>
      </w:r>
      <w:proofErr w:type="spellStart"/>
      <w:r>
        <w:rPr>
          <w:rStyle w:val="HTML"/>
        </w:rPr>
        <w:t>nfeatures</w:t>
      </w:r>
      <w:proofErr w:type="spellEnd"/>
      <w:r>
        <w:t xml:space="preserve"> </w:t>
      </w:r>
      <w:r>
        <w:t>参数，观察匹配效果变化。</w:t>
      </w:r>
    </w:p>
    <w:p w14:paraId="3E70F864" w14:textId="77777777" w:rsidR="001867E9" w:rsidRDefault="001867E9" w:rsidP="001867E9">
      <w:pPr>
        <w:pStyle w:val="a5"/>
        <w:widowControl/>
      </w:pPr>
      <w:r>
        <w:t>至少测试以下三组参数：</w:t>
      </w:r>
    </w:p>
    <w:p w14:paraId="0EF5F2BE" w14:textId="77777777" w:rsidR="001867E9" w:rsidRDefault="001867E9" w:rsidP="001867E9">
      <w:pPr>
        <w:widowControl/>
        <w:jc w:val="left"/>
      </w:pPr>
      <w:proofErr w:type="spellStart"/>
      <w:r>
        <w:rPr>
          <w:rFonts w:ascii="宋体" w:hAnsi="宋体" w:cs="宋体"/>
          <w:kern w:val="0"/>
          <w:sz w:val="24"/>
          <w:lang w:bidi="ar"/>
        </w:rPr>
        <w:t>nfeatures</w:t>
      </w:r>
      <w:proofErr w:type="spellEnd"/>
      <w:r>
        <w:rPr>
          <w:rFonts w:ascii="宋体" w:hAnsi="宋体" w:cs="宋体"/>
          <w:kern w:val="0"/>
          <w:sz w:val="24"/>
          <w:lang w:bidi="ar"/>
        </w:rPr>
        <w:t xml:space="preserve"> = 500</w:t>
      </w:r>
      <w:r>
        <w:rPr>
          <w:rFonts w:ascii="宋体" w:hAnsi="宋体" w:cs="宋体"/>
          <w:kern w:val="0"/>
          <w:sz w:val="24"/>
          <w:lang w:bidi="ar"/>
        </w:rPr>
        <w:br/>
      </w:r>
      <w:proofErr w:type="spellStart"/>
      <w:r>
        <w:rPr>
          <w:rFonts w:ascii="宋体" w:hAnsi="宋体" w:cs="宋体"/>
          <w:kern w:val="0"/>
          <w:sz w:val="24"/>
          <w:lang w:bidi="ar"/>
        </w:rPr>
        <w:t>nfeatures</w:t>
      </w:r>
      <w:proofErr w:type="spellEnd"/>
      <w:r>
        <w:rPr>
          <w:rFonts w:ascii="宋体" w:hAnsi="宋体" w:cs="宋体"/>
          <w:kern w:val="0"/>
          <w:sz w:val="24"/>
          <w:lang w:bidi="ar"/>
        </w:rPr>
        <w:t xml:space="preserve"> = 1000</w:t>
      </w:r>
      <w:r>
        <w:rPr>
          <w:rFonts w:ascii="宋体" w:hAnsi="宋体" w:cs="宋体"/>
          <w:kern w:val="0"/>
          <w:sz w:val="24"/>
          <w:lang w:bidi="ar"/>
        </w:rPr>
        <w:br/>
      </w:r>
      <w:proofErr w:type="spellStart"/>
      <w:r>
        <w:rPr>
          <w:rFonts w:ascii="宋体" w:hAnsi="宋体" w:cs="宋体"/>
          <w:kern w:val="0"/>
          <w:sz w:val="24"/>
          <w:lang w:bidi="ar"/>
        </w:rPr>
        <w:t>nfeatures</w:t>
      </w:r>
      <w:proofErr w:type="spellEnd"/>
      <w:r>
        <w:rPr>
          <w:rFonts w:ascii="宋体" w:hAnsi="宋体" w:cs="宋体"/>
          <w:kern w:val="0"/>
          <w:sz w:val="24"/>
          <w:lang w:bidi="ar"/>
        </w:rPr>
        <w:t xml:space="preserve"> = 2000</w:t>
      </w:r>
    </w:p>
    <w:p w14:paraId="0C6E1168" w14:textId="77777777" w:rsidR="001867E9" w:rsidRDefault="001867E9" w:rsidP="001867E9">
      <w:pPr>
        <w:pStyle w:val="a5"/>
        <w:widowControl/>
      </w:pPr>
      <w:r>
        <w:lastRenderedPageBreak/>
        <w:t>对每组参数记录：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1394"/>
        <w:gridCol w:w="1395"/>
        <w:gridCol w:w="848"/>
        <w:gridCol w:w="1383"/>
        <w:gridCol w:w="953"/>
        <w:gridCol w:w="1169"/>
      </w:tblGrid>
      <w:tr w:rsidR="001867E9" w14:paraId="447C2394" w14:textId="77777777" w:rsidTr="0079600F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9E86F7" w14:textId="77777777" w:rsidR="001867E9" w:rsidRDefault="001867E9" w:rsidP="0079600F">
            <w:pPr>
              <w:widowControl/>
              <w:jc w:val="center"/>
              <w:rPr>
                <w:b/>
                <w:bCs/>
              </w:rPr>
            </w:pPr>
            <w:proofErr w:type="spellStart"/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nfeatures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DAC96CF" w14:textId="77777777" w:rsidR="001867E9" w:rsidRDefault="001867E9" w:rsidP="0079600F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模板</w:t>
            </w:r>
            <w:proofErr w:type="gramStart"/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图关键</w:t>
            </w:r>
            <w:proofErr w:type="gramEnd"/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点数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225E63" w14:textId="77777777" w:rsidR="001867E9" w:rsidRDefault="001867E9" w:rsidP="0079600F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场景</w:t>
            </w:r>
            <w:proofErr w:type="gramStart"/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图关键</w:t>
            </w:r>
            <w:proofErr w:type="gramEnd"/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点数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8BD7FA" w14:textId="77777777" w:rsidR="001867E9" w:rsidRDefault="001867E9" w:rsidP="0079600F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匹配数量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E96DC2" w14:textId="77777777" w:rsidR="001867E9" w:rsidRDefault="001867E9" w:rsidP="0079600F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RANSAC 内点数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248072" w14:textId="77777777" w:rsidR="001867E9" w:rsidRDefault="001867E9" w:rsidP="0079600F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内点比例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606E81" w14:textId="77777777" w:rsidR="001867E9" w:rsidRDefault="001867E9" w:rsidP="0079600F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是否成功定位</w:t>
            </w:r>
          </w:p>
        </w:tc>
      </w:tr>
      <w:tr w:rsidR="001867E9" w14:paraId="603842A9" w14:textId="77777777" w:rsidTr="0079600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6DC100" w14:textId="77777777" w:rsidR="001867E9" w:rsidRDefault="001867E9" w:rsidP="0079600F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500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920DD8" w14:textId="77777777" w:rsidR="001867E9" w:rsidRDefault="001867E9" w:rsidP="0079600F">
            <w:pPr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453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29E013" w14:textId="77777777" w:rsidR="001867E9" w:rsidRDefault="001867E9" w:rsidP="0079600F">
            <w:pPr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500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86131D" w14:textId="77777777" w:rsidR="001867E9" w:rsidRDefault="001867E9" w:rsidP="0079600F">
            <w:pPr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148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98340C" w14:textId="77777777" w:rsidR="001867E9" w:rsidRDefault="001867E9" w:rsidP="0079600F">
            <w:pPr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119B83" w14:textId="77777777" w:rsidR="001867E9" w:rsidRDefault="001867E9" w:rsidP="0079600F">
            <w:pPr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21.62%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879A54" w14:textId="77777777" w:rsidR="001867E9" w:rsidRDefault="001867E9" w:rsidP="0079600F">
            <w:pPr>
              <w:rPr>
                <w:rFonts w:asci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 xml:space="preserve"> </w:t>
            </w:r>
            <w:r>
              <w:rPr>
                <w:rFonts w:ascii="宋体"/>
                <w:sz w:val="24"/>
              </w:rPr>
              <w:t xml:space="preserve">  </w:t>
            </w:r>
            <w:r>
              <w:rPr>
                <w:rFonts w:ascii="宋体" w:hint="eastAsia"/>
                <w:sz w:val="24"/>
              </w:rPr>
              <w:t>是</w:t>
            </w:r>
          </w:p>
        </w:tc>
      </w:tr>
      <w:tr w:rsidR="001867E9" w14:paraId="00418A8C" w14:textId="77777777" w:rsidTr="0079600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62256F" w14:textId="77777777" w:rsidR="001867E9" w:rsidRDefault="001867E9" w:rsidP="0079600F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1000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42FD92" w14:textId="77777777" w:rsidR="001867E9" w:rsidRDefault="001867E9" w:rsidP="0079600F">
            <w:pPr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865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06B99C" w14:textId="77777777" w:rsidR="001867E9" w:rsidRDefault="001867E9" w:rsidP="0079600F">
            <w:pPr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1000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0B5AFA" w14:textId="77777777" w:rsidR="001867E9" w:rsidRDefault="001867E9" w:rsidP="0079600F">
            <w:pPr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287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AE29B3" w14:textId="77777777" w:rsidR="001867E9" w:rsidRDefault="001867E9" w:rsidP="0079600F">
            <w:pPr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827BB1" w14:textId="77777777" w:rsidR="001867E9" w:rsidRDefault="001867E9" w:rsidP="0079600F">
            <w:pPr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17.77%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CFE999" w14:textId="77777777" w:rsidR="001867E9" w:rsidRDefault="001867E9" w:rsidP="0079600F">
            <w:pPr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 xml:space="preserve"> </w:t>
            </w:r>
            <w:r>
              <w:rPr>
                <w:rFonts w:ascii="宋体"/>
                <w:sz w:val="24"/>
              </w:rPr>
              <w:t xml:space="preserve">  </w:t>
            </w:r>
            <w:r>
              <w:rPr>
                <w:rFonts w:ascii="宋体" w:hint="eastAsia"/>
                <w:sz w:val="24"/>
              </w:rPr>
              <w:t>是</w:t>
            </w:r>
          </w:p>
        </w:tc>
      </w:tr>
      <w:tr w:rsidR="001867E9" w14:paraId="46DC15FB" w14:textId="77777777" w:rsidTr="0079600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6CC8EA" w14:textId="77777777" w:rsidR="001867E9" w:rsidRDefault="001867E9" w:rsidP="0079600F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2000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64B1B9" w14:textId="77777777" w:rsidR="001867E9" w:rsidRDefault="001867E9" w:rsidP="0079600F">
            <w:pPr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4589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02B9B0" w14:textId="77777777" w:rsidR="001867E9" w:rsidRDefault="001867E9" w:rsidP="0079600F">
            <w:pPr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1999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9A403F" w14:textId="77777777" w:rsidR="001867E9" w:rsidRDefault="001867E9" w:rsidP="0079600F">
            <w:pPr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511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9F95C8" w14:textId="77777777" w:rsidR="001867E9" w:rsidRDefault="001867E9" w:rsidP="0079600F">
            <w:pPr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41D048" w14:textId="77777777" w:rsidR="001867E9" w:rsidRDefault="001867E9" w:rsidP="0079600F">
            <w:pPr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6.26%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E01D98" w14:textId="77777777" w:rsidR="001867E9" w:rsidRDefault="001867E9" w:rsidP="0079600F">
            <w:pPr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 xml:space="preserve"> </w:t>
            </w:r>
            <w:r>
              <w:rPr>
                <w:rFonts w:ascii="宋体"/>
                <w:sz w:val="24"/>
              </w:rPr>
              <w:t xml:space="preserve">  </w:t>
            </w:r>
            <w:r>
              <w:rPr>
                <w:rFonts w:ascii="宋体" w:hint="eastAsia"/>
                <w:sz w:val="24"/>
              </w:rPr>
              <w:t>否</w:t>
            </w:r>
          </w:p>
        </w:tc>
      </w:tr>
    </w:tbl>
    <w:p w14:paraId="5EB0D1F7" w14:textId="71384C8B" w:rsidR="001867E9" w:rsidRDefault="001867E9" w:rsidP="001867E9">
      <w:pPr>
        <w:rPr>
          <w:b/>
          <w:sz w:val="24"/>
        </w:rPr>
      </w:pPr>
    </w:p>
    <w:p w14:paraId="24EBB831" w14:textId="77777777" w:rsidR="001867E9" w:rsidRDefault="001867E9" w:rsidP="001867E9">
      <w:pPr>
        <w:widowControl/>
        <w:rPr>
          <w:rFonts w:hint="eastAsia"/>
        </w:rPr>
      </w:pPr>
      <w:r>
        <w:rPr>
          <w:rFonts w:hint="eastAsia"/>
        </w:rPr>
        <w:t>最佳</w:t>
      </w:r>
      <w:proofErr w:type="gramStart"/>
      <w:r>
        <w:rPr>
          <w:rFonts w:hint="eastAsia"/>
        </w:rPr>
        <w:t>佳</w:t>
      </w:r>
      <w:proofErr w:type="gramEnd"/>
      <w:r>
        <w:rPr>
          <w:rFonts w:hint="eastAsia"/>
        </w:rPr>
        <w:t>内点比例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nfeatures</w:t>
      </w:r>
      <w:proofErr w:type="spellEnd"/>
      <w:r>
        <w:rPr>
          <w:rFonts w:hint="eastAsia"/>
        </w:rPr>
        <w:t xml:space="preserve"> = 500, </w:t>
      </w:r>
      <w:r>
        <w:rPr>
          <w:rFonts w:hint="eastAsia"/>
        </w:rPr>
        <w:t>内点比例</w:t>
      </w:r>
      <w:r>
        <w:rPr>
          <w:rFonts w:hint="eastAsia"/>
        </w:rPr>
        <w:t xml:space="preserve"> = 21.62%</w:t>
      </w:r>
    </w:p>
    <w:p w14:paraId="0206055F" w14:textId="77777777" w:rsidR="001867E9" w:rsidRDefault="001867E9" w:rsidP="001867E9">
      <w:pPr>
        <w:widowControl/>
      </w:pPr>
      <w:proofErr w:type="spellStart"/>
      <w:r>
        <w:t>nfeatures</w:t>
      </w:r>
      <w:proofErr w:type="spellEnd"/>
      <w:r>
        <w:t xml:space="preserve"> = 2000 </w:t>
      </w:r>
      <w:r>
        <w:rPr>
          <w:rFonts w:hint="eastAsia"/>
        </w:rPr>
        <w:t>定位失败，原因：内点数量不足或投影超出图像范围</w:t>
      </w:r>
    </w:p>
    <w:p w14:paraId="3C08D19F" w14:textId="77777777" w:rsidR="001867E9" w:rsidRDefault="001867E9" w:rsidP="001867E9">
      <w:pPr>
        <w:widowControl/>
        <w:rPr>
          <w:rFonts w:hint="eastAsia"/>
        </w:rPr>
      </w:pPr>
      <w:r>
        <w:rPr>
          <w:rFonts w:hint="eastAsia"/>
        </w:rPr>
        <w:t>推荐参数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nfeatures</w:t>
      </w:r>
      <w:proofErr w:type="spellEnd"/>
      <w:r>
        <w:rPr>
          <w:rFonts w:hint="eastAsia"/>
        </w:rPr>
        <w:t xml:space="preserve"> = 1000 </w:t>
      </w:r>
      <w:r>
        <w:rPr>
          <w:rFonts w:hint="eastAsia"/>
        </w:rPr>
        <w:t>或</w:t>
      </w:r>
      <w:r>
        <w:rPr>
          <w:rFonts w:hint="eastAsia"/>
        </w:rPr>
        <w:t xml:space="preserve"> 2000</w:t>
      </w:r>
    </w:p>
    <w:p w14:paraId="395E9EE0" w14:textId="77777777" w:rsidR="001867E9" w:rsidRDefault="001867E9" w:rsidP="001867E9">
      <w:pPr>
        <w:widowControl/>
        <w:rPr>
          <w:rFonts w:hint="eastAsia"/>
        </w:rPr>
      </w:pPr>
      <w:r>
        <w:rPr>
          <w:rFonts w:hint="eastAsia"/>
        </w:rPr>
        <w:t xml:space="preserve">   - </w:t>
      </w:r>
      <w:proofErr w:type="spellStart"/>
      <w:r>
        <w:rPr>
          <w:rFonts w:hint="eastAsia"/>
        </w:rPr>
        <w:t>nfeatures</w:t>
      </w:r>
      <w:proofErr w:type="spellEnd"/>
      <w:r>
        <w:rPr>
          <w:rFonts w:hint="eastAsia"/>
        </w:rPr>
        <w:t xml:space="preserve">=500 </w:t>
      </w:r>
      <w:r>
        <w:rPr>
          <w:rFonts w:hint="eastAsia"/>
        </w:rPr>
        <w:t>可能因关键点不足导致匹配质量下降</w:t>
      </w:r>
    </w:p>
    <w:p w14:paraId="7E01C73F" w14:textId="77777777" w:rsidR="001867E9" w:rsidRDefault="001867E9" w:rsidP="001867E9">
      <w:pPr>
        <w:widowControl/>
        <w:rPr>
          <w:rFonts w:hint="eastAsia"/>
        </w:rPr>
      </w:pPr>
      <w:r>
        <w:rPr>
          <w:rFonts w:hint="eastAsia"/>
        </w:rPr>
        <w:t xml:space="preserve">   - </w:t>
      </w:r>
      <w:proofErr w:type="spellStart"/>
      <w:r>
        <w:rPr>
          <w:rFonts w:hint="eastAsia"/>
        </w:rPr>
        <w:t>nfeatures</w:t>
      </w:r>
      <w:proofErr w:type="spellEnd"/>
      <w:r>
        <w:rPr>
          <w:rFonts w:hint="eastAsia"/>
        </w:rPr>
        <w:t xml:space="preserve">=2000 </w:t>
      </w:r>
      <w:r>
        <w:rPr>
          <w:rFonts w:hint="eastAsia"/>
        </w:rPr>
        <w:t>能检测更多关键点，但计算时间增加</w:t>
      </w:r>
    </w:p>
    <w:p w14:paraId="2545ADDB" w14:textId="77777777" w:rsidR="001867E9" w:rsidRDefault="001867E9" w:rsidP="001867E9">
      <w:pPr>
        <w:widowControl/>
      </w:pPr>
      <w:r>
        <w:rPr>
          <w:rFonts w:hint="eastAsia"/>
        </w:rPr>
        <w:t xml:space="preserve">   - </w:t>
      </w:r>
      <w:proofErr w:type="spellStart"/>
      <w:r>
        <w:rPr>
          <w:rFonts w:hint="eastAsia"/>
        </w:rPr>
        <w:t>nfeatures</w:t>
      </w:r>
      <w:proofErr w:type="spellEnd"/>
      <w:r>
        <w:rPr>
          <w:rFonts w:hint="eastAsia"/>
        </w:rPr>
        <w:t xml:space="preserve">=1000 </w:t>
      </w:r>
      <w:r>
        <w:rPr>
          <w:rFonts w:hint="eastAsia"/>
        </w:rPr>
        <w:t>在精度和效率之间取得较好平衡</w:t>
      </w:r>
    </w:p>
    <w:p w14:paraId="17DD6EAE" w14:textId="3AC4DC72" w:rsidR="001867E9" w:rsidRDefault="001867E9" w:rsidP="001867E9">
      <w:pPr>
        <w:rPr>
          <w:b/>
          <w:sz w:val="24"/>
        </w:rPr>
      </w:pPr>
    </w:p>
    <w:p w14:paraId="0530C101" w14:textId="77777777" w:rsidR="001867E9" w:rsidRDefault="001867E9" w:rsidP="001867E9">
      <w:pPr>
        <w:pStyle w:val="1"/>
        <w:widowControl/>
      </w:pPr>
      <w:r>
        <w:t>选做任务：</w:t>
      </w:r>
      <w:r>
        <w:t xml:space="preserve">SIFT </w:t>
      </w:r>
      <w:r>
        <w:t>特征匹配</w:t>
      </w:r>
    </w:p>
    <w:p w14:paraId="3A690035" w14:textId="77777777" w:rsidR="001867E9" w:rsidRDefault="001867E9" w:rsidP="001867E9">
      <w:pPr>
        <w:pStyle w:val="a5"/>
        <w:widowControl/>
      </w:pPr>
      <w:r>
        <w:t>如果本机</w:t>
      </w:r>
      <w:r>
        <w:t xml:space="preserve"> OpenCV </w:t>
      </w:r>
      <w:r>
        <w:t>支持</w:t>
      </w:r>
      <w:r>
        <w:t xml:space="preserve"> SIFT</w:t>
      </w:r>
      <w:r>
        <w:t>，可以完成</w:t>
      </w:r>
      <w:r>
        <w:t xml:space="preserve"> SIFT </w:t>
      </w:r>
      <w:r>
        <w:t>对比实验。</w:t>
      </w:r>
    </w:p>
    <w:p w14:paraId="6939B79C" w14:textId="77777777" w:rsidR="001867E9" w:rsidRDefault="001867E9" w:rsidP="001867E9">
      <w:pPr>
        <w:pStyle w:val="a5"/>
        <w:widowControl/>
      </w:pPr>
      <w:r>
        <w:t>要求：</w:t>
      </w:r>
    </w:p>
    <w:p w14:paraId="6645CB03" w14:textId="77777777" w:rsidR="001867E9" w:rsidRDefault="001867E9" w:rsidP="001867E9">
      <w:pPr>
        <w:widowControl/>
        <w:numPr>
          <w:ilvl w:val="0"/>
          <w:numId w:val="6"/>
        </w:numPr>
        <w:spacing w:beforeAutospacing="1" w:afterAutospacing="1"/>
      </w:pPr>
      <w:r>
        <w:t>使用</w:t>
      </w:r>
      <w:r>
        <w:t xml:space="preserve"> </w:t>
      </w:r>
      <w:r>
        <w:rPr>
          <w:rStyle w:val="HTML"/>
        </w:rPr>
        <w:t>cv2.SIFT_create()</w:t>
      </w:r>
      <w:r>
        <w:t>；</w:t>
      </w:r>
      <w:r>
        <w:t xml:space="preserve"> </w:t>
      </w:r>
    </w:p>
    <w:p w14:paraId="1E8A2F26" w14:textId="77777777" w:rsidR="001867E9" w:rsidRDefault="001867E9" w:rsidP="001867E9">
      <w:pPr>
        <w:widowControl/>
        <w:numPr>
          <w:ilvl w:val="0"/>
          <w:numId w:val="6"/>
        </w:numPr>
        <w:spacing w:beforeAutospacing="1" w:afterAutospacing="1"/>
      </w:pPr>
      <w:r>
        <w:t>使用</w:t>
      </w:r>
      <w:r>
        <w:t xml:space="preserve"> </w:t>
      </w:r>
      <w:r>
        <w:rPr>
          <w:rStyle w:val="HTML"/>
        </w:rPr>
        <w:t>cv2.NORM_L2</w:t>
      </w:r>
      <w:r>
        <w:t xml:space="preserve"> </w:t>
      </w:r>
      <w:r>
        <w:t>进行匹配；</w:t>
      </w:r>
      <w:r>
        <w:t xml:space="preserve"> </w:t>
      </w:r>
    </w:p>
    <w:p w14:paraId="363F7E5A" w14:textId="77777777" w:rsidR="001867E9" w:rsidRDefault="001867E9" w:rsidP="001867E9">
      <w:pPr>
        <w:widowControl/>
        <w:numPr>
          <w:ilvl w:val="0"/>
          <w:numId w:val="6"/>
        </w:numPr>
        <w:spacing w:beforeAutospacing="1" w:afterAutospacing="1"/>
      </w:pPr>
      <w:r>
        <w:t>使用</w:t>
      </w:r>
      <w:r>
        <w:t xml:space="preserve"> KNN matching</w:t>
      </w:r>
      <w:r>
        <w:t>；</w:t>
      </w:r>
      <w:r>
        <w:t xml:space="preserve"> </w:t>
      </w:r>
    </w:p>
    <w:p w14:paraId="3CDF095A" w14:textId="77777777" w:rsidR="001867E9" w:rsidRDefault="001867E9" w:rsidP="001867E9">
      <w:pPr>
        <w:widowControl/>
        <w:numPr>
          <w:ilvl w:val="0"/>
          <w:numId w:val="6"/>
        </w:numPr>
        <w:spacing w:beforeAutospacing="1" w:afterAutospacing="1"/>
      </w:pPr>
      <w:r>
        <w:t>使用</w:t>
      </w:r>
      <w:r>
        <w:t xml:space="preserve"> Lowe ratio test </w:t>
      </w:r>
      <w:r>
        <w:t>筛选匹配；</w:t>
      </w:r>
      <w:r>
        <w:t xml:space="preserve"> </w:t>
      </w:r>
    </w:p>
    <w:p w14:paraId="5376A68C" w14:textId="77777777" w:rsidR="001867E9" w:rsidRDefault="001867E9" w:rsidP="001867E9">
      <w:pPr>
        <w:widowControl/>
        <w:numPr>
          <w:ilvl w:val="0"/>
          <w:numId w:val="6"/>
        </w:numPr>
        <w:spacing w:beforeAutospacing="1" w:afterAutospacing="1"/>
      </w:pPr>
      <w:r>
        <w:t>使用</w:t>
      </w:r>
      <w:r>
        <w:t xml:space="preserve"> RANSAC + </w:t>
      </w:r>
      <w:proofErr w:type="spellStart"/>
      <w:r>
        <w:t>Homography</w:t>
      </w:r>
      <w:proofErr w:type="spellEnd"/>
      <w:r>
        <w:t xml:space="preserve"> </w:t>
      </w:r>
      <w:r>
        <w:t>完成目标定位；</w:t>
      </w:r>
      <w:r>
        <w:t xml:space="preserve"> </w:t>
      </w:r>
    </w:p>
    <w:p w14:paraId="09E0356F" w14:textId="77777777" w:rsidR="001867E9" w:rsidRDefault="001867E9" w:rsidP="001867E9">
      <w:pPr>
        <w:widowControl/>
        <w:numPr>
          <w:ilvl w:val="0"/>
          <w:numId w:val="6"/>
        </w:numPr>
        <w:spacing w:beforeAutospacing="1" w:afterAutospacing="1"/>
      </w:pPr>
      <w:r>
        <w:t>与</w:t>
      </w:r>
      <w:r>
        <w:t xml:space="preserve"> ORB </w:t>
      </w:r>
      <w:r>
        <w:t>的结果进行比较。</w:t>
      </w:r>
      <w: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1024"/>
        <w:gridCol w:w="671"/>
        <w:gridCol w:w="115"/>
        <w:gridCol w:w="1024"/>
        <w:gridCol w:w="1506"/>
        <w:gridCol w:w="1024"/>
        <w:gridCol w:w="1039"/>
      </w:tblGrid>
      <w:tr w:rsidR="001867E9" w14:paraId="07F5E851" w14:textId="77777777" w:rsidTr="0079600F">
        <w:trPr>
          <w:trHeight w:val="444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839532" w14:textId="77777777" w:rsidR="001867E9" w:rsidRDefault="001867E9" w:rsidP="0079600F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FF46F5" w14:textId="77777777" w:rsidR="001867E9" w:rsidRDefault="001867E9" w:rsidP="0079600F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匹配数量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5C51C36C" w14:textId="77777777" w:rsidR="001867E9" w:rsidRDefault="001867E9" w:rsidP="0079600F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 xml:space="preserve">RANSAC </w:t>
            </w:r>
          </w:p>
          <w:p w14:paraId="47C2FCB2" w14:textId="77777777" w:rsidR="001867E9" w:rsidRDefault="001867E9" w:rsidP="0079600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内点数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6524A3" w14:textId="77777777" w:rsidR="001867E9" w:rsidRDefault="001867E9" w:rsidP="0079600F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内点比例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3B513D" w14:textId="77777777" w:rsidR="001867E9" w:rsidRDefault="001867E9" w:rsidP="0079600F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是否成功定位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A86AB3" w14:textId="77777777" w:rsidR="001867E9" w:rsidRDefault="001867E9" w:rsidP="0079600F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运行速度</w:t>
            </w:r>
          </w:p>
        </w:tc>
        <w:tc>
          <w:tcPr>
            <w:tcW w:w="0" w:type="auto"/>
          </w:tcPr>
          <w:p w14:paraId="4F123130" w14:textId="77777777" w:rsidR="001867E9" w:rsidRDefault="001867E9" w:rsidP="0079600F">
            <w:pPr>
              <w:widowControl/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主观评价</w:t>
            </w:r>
          </w:p>
        </w:tc>
      </w:tr>
      <w:tr w:rsidR="001867E9" w14:paraId="4DB1C53C" w14:textId="77777777" w:rsidTr="0079600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DE11C9" w14:textId="77777777" w:rsidR="001867E9" w:rsidRDefault="001867E9" w:rsidP="0079600F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ORB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D4C3A" w14:textId="77777777" w:rsidR="001867E9" w:rsidRDefault="001867E9" w:rsidP="0079600F">
            <w:pPr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287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41F874" w14:textId="77777777" w:rsidR="001867E9" w:rsidRDefault="001867E9" w:rsidP="0079600F">
            <w:pPr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51</w:t>
            </w:r>
          </w:p>
        </w:tc>
        <w:tc>
          <w:tcPr>
            <w:tcW w:w="0" w:type="auto"/>
          </w:tcPr>
          <w:p w14:paraId="68E55A7F" w14:textId="77777777" w:rsidR="001867E9" w:rsidRDefault="001867E9" w:rsidP="0079600F">
            <w:pPr>
              <w:rPr>
                <w:rFonts w:ascii="宋体" w:hint="eastAsia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CDAA9B" w14:textId="77777777" w:rsidR="001867E9" w:rsidRDefault="001867E9" w:rsidP="0079600F">
            <w:pPr>
              <w:rPr>
                <w:rFonts w:asci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>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16C870" w14:textId="77777777" w:rsidR="001867E9" w:rsidRDefault="001867E9" w:rsidP="0079600F">
            <w:pPr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17.77%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143925" w14:textId="77777777" w:rsidR="001867E9" w:rsidRDefault="001867E9" w:rsidP="0079600F">
            <w:pPr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是</w:t>
            </w:r>
          </w:p>
        </w:tc>
        <w:tc>
          <w:tcPr>
            <w:tcW w:w="0" w:type="auto"/>
          </w:tcPr>
          <w:p w14:paraId="4DE10CB8" w14:textId="77777777" w:rsidR="001867E9" w:rsidRDefault="001867E9" w:rsidP="0079600F">
            <w:pPr>
              <w:rPr>
                <w:rFonts w:asci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>快</w:t>
            </w:r>
          </w:p>
        </w:tc>
      </w:tr>
      <w:tr w:rsidR="001867E9" w14:paraId="66280224" w14:textId="77777777" w:rsidTr="0079600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E87932" w14:textId="77777777" w:rsidR="001867E9" w:rsidRDefault="001867E9" w:rsidP="0079600F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SIFT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7E4A4E" w14:textId="77777777" w:rsidR="001867E9" w:rsidRDefault="001867E9" w:rsidP="0079600F">
            <w:pPr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F575B1" w14:textId="77777777" w:rsidR="001867E9" w:rsidRDefault="001867E9" w:rsidP="0079600F">
            <w:pPr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75</w:t>
            </w:r>
          </w:p>
        </w:tc>
        <w:tc>
          <w:tcPr>
            <w:tcW w:w="0" w:type="auto"/>
          </w:tcPr>
          <w:p w14:paraId="3AB0DBBF" w14:textId="77777777" w:rsidR="001867E9" w:rsidRDefault="001867E9" w:rsidP="0079600F">
            <w:pPr>
              <w:rPr>
                <w:rFonts w:ascii="宋体" w:hint="eastAsia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EAFD10" w14:textId="77777777" w:rsidR="001867E9" w:rsidRDefault="001867E9" w:rsidP="0079600F">
            <w:pPr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FB1E03" w14:textId="77777777" w:rsidR="001867E9" w:rsidRDefault="001867E9" w:rsidP="0079600F">
            <w:pPr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93.75%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BB32B3" w14:textId="77777777" w:rsidR="001867E9" w:rsidRDefault="001867E9" w:rsidP="0079600F">
            <w:pPr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是</w:t>
            </w:r>
          </w:p>
        </w:tc>
        <w:tc>
          <w:tcPr>
            <w:tcW w:w="0" w:type="auto"/>
          </w:tcPr>
          <w:p w14:paraId="6E950685" w14:textId="77777777" w:rsidR="001867E9" w:rsidRDefault="001867E9" w:rsidP="0079600F">
            <w:pPr>
              <w:rPr>
                <w:rFonts w:asci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>中等</w:t>
            </w:r>
          </w:p>
        </w:tc>
      </w:tr>
    </w:tbl>
    <w:p w14:paraId="2D49D9AE" w14:textId="1562A6B4" w:rsidR="001867E9" w:rsidRDefault="001867E9" w:rsidP="001867E9">
      <w:pPr>
        <w:rPr>
          <w:b/>
          <w:sz w:val="24"/>
        </w:rPr>
      </w:pPr>
    </w:p>
    <w:p w14:paraId="04A20AE8" w14:textId="5C320BE9" w:rsidR="001867E9" w:rsidRDefault="001867E9" w:rsidP="001867E9">
      <w:pPr>
        <w:rPr>
          <w:b/>
          <w:sz w:val="24"/>
        </w:rPr>
      </w:pPr>
    </w:p>
    <w:p w14:paraId="06FFC9A2" w14:textId="5CC9CE9C" w:rsidR="001867E9" w:rsidRDefault="001867E9" w:rsidP="001867E9">
      <w:pPr>
        <w:pStyle w:val="2"/>
        <w:rPr>
          <w:rFonts w:hint="default"/>
        </w:rPr>
      </w:pPr>
      <w:r>
        <w:t>必须回答的问题</w:t>
      </w:r>
    </w:p>
    <w:p w14:paraId="6D1B6611" w14:textId="77777777" w:rsidR="001867E9" w:rsidRDefault="001867E9" w:rsidP="001867E9">
      <w:pPr>
        <w:pStyle w:val="2"/>
        <w:widowControl/>
        <w:rPr>
          <w:rFonts w:hint="default"/>
        </w:rPr>
      </w:pPr>
      <w:r>
        <w:t>问题 1：什么是特征点？</w:t>
      </w:r>
    </w:p>
    <w:p w14:paraId="4F277E34" w14:textId="77777777" w:rsidR="001867E9" w:rsidRDefault="001867E9" w:rsidP="001867E9">
      <w:pPr>
        <w:pStyle w:val="a5"/>
        <w:widowControl/>
      </w:pPr>
      <w:r>
        <w:lastRenderedPageBreak/>
        <w:t>请结合</w:t>
      </w:r>
      <w:r>
        <w:t xml:space="preserve"> </w:t>
      </w:r>
      <w:r>
        <w:rPr>
          <w:rStyle w:val="HTML"/>
        </w:rPr>
        <w:t>box.png</w:t>
      </w:r>
      <w:r>
        <w:t xml:space="preserve"> </w:t>
      </w:r>
      <w:r>
        <w:t>的实验结果回答：</w:t>
      </w:r>
    </w:p>
    <w:p w14:paraId="39217D9D" w14:textId="77777777" w:rsidR="001867E9" w:rsidRDefault="001867E9" w:rsidP="001867E9">
      <w:pPr>
        <w:widowControl/>
        <w:numPr>
          <w:ilvl w:val="0"/>
          <w:numId w:val="7"/>
        </w:numPr>
        <w:spacing w:beforeAutospacing="1" w:afterAutospacing="1"/>
      </w:pPr>
      <w:r>
        <w:t>特征点主要分布在图像的哪些区域？</w:t>
      </w:r>
      <w:r>
        <w:t xml:space="preserve"> </w:t>
      </w:r>
    </w:p>
    <w:p w14:paraId="54DCB904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  <w:ind w:left="720"/>
        <w:rPr>
          <w:rFonts w:hint="eastAsia"/>
        </w:rPr>
      </w:pPr>
      <w:r w:rsidRPr="00770142">
        <w:rPr>
          <w:rFonts w:hint="eastAsia"/>
        </w:rPr>
        <w:t>特征点主要分布在</w:t>
      </w:r>
      <w:r w:rsidRPr="00770142">
        <w:rPr>
          <w:rFonts w:hint="eastAsia"/>
        </w:rPr>
        <w:t xml:space="preserve"> </w:t>
      </w:r>
      <w:r w:rsidRPr="00770142">
        <w:rPr>
          <w:rFonts w:hint="eastAsia"/>
        </w:rPr>
        <w:t>文字边缘、字母拐角、图案边界以及纹理变化密集的区域。例如盒子表面的英文字母的转角处、图案的边界线附近会聚集大量特征点。</w:t>
      </w:r>
    </w:p>
    <w:p w14:paraId="32B2A525" w14:textId="77777777" w:rsidR="001867E9" w:rsidRDefault="001867E9" w:rsidP="001867E9">
      <w:pPr>
        <w:widowControl/>
        <w:numPr>
          <w:ilvl w:val="0"/>
          <w:numId w:val="7"/>
        </w:numPr>
        <w:spacing w:beforeAutospacing="1" w:afterAutospacing="1"/>
      </w:pPr>
      <w:r>
        <w:t>为什么文字、角点、纹理丰富区域容易产生特征点？</w:t>
      </w:r>
      <w:r>
        <w:t xml:space="preserve"> </w:t>
      </w:r>
    </w:p>
    <w:p w14:paraId="0A765C5A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  <w:ind w:left="720"/>
        <w:rPr>
          <w:rFonts w:hint="eastAsia"/>
        </w:rPr>
      </w:pPr>
      <w:r w:rsidRPr="00770142">
        <w:rPr>
          <w:rFonts w:hint="eastAsia"/>
        </w:rPr>
        <w:t>这些区域在多个方向上的灰度梯度变化剧烈。特征点检测算法（如</w:t>
      </w:r>
      <w:r w:rsidRPr="00770142">
        <w:rPr>
          <w:rFonts w:hint="eastAsia"/>
        </w:rPr>
        <w:t xml:space="preserve"> FAST, Harris</w:t>
      </w:r>
      <w:r w:rsidRPr="00770142">
        <w:rPr>
          <w:rFonts w:hint="eastAsia"/>
        </w:rPr>
        <w:t>）通过寻找像素点在其邻域内亮度差异显著的位置来定位。文字角点在水平、垂直和对角线方向上都有高梯度，是理想的“不稳定点”，容易被算法捕捉。</w:t>
      </w:r>
    </w:p>
    <w:p w14:paraId="79C1AF59" w14:textId="77777777" w:rsidR="001867E9" w:rsidRDefault="001867E9" w:rsidP="001867E9">
      <w:pPr>
        <w:widowControl/>
        <w:numPr>
          <w:ilvl w:val="0"/>
          <w:numId w:val="7"/>
        </w:numPr>
        <w:spacing w:beforeAutospacing="1" w:afterAutospacing="1"/>
      </w:pPr>
      <w:r>
        <w:t>为什么大面积平坦区域通常没有明显特征点？</w:t>
      </w:r>
      <w:r>
        <w:t xml:space="preserve"> </w:t>
      </w:r>
    </w:p>
    <w:p w14:paraId="1670F48D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  <w:ind w:left="720"/>
        <w:rPr>
          <w:rFonts w:hint="eastAsia"/>
        </w:rPr>
      </w:pPr>
      <w:r w:rsidRPr="003F7600">
        <w:rPr>
          <w:rFonts w:hint="eastAsia"/>
        </w:rPr>
        <w:t>平坦区域的像素灰度趋于一致，梯度趋近于零。算法无法从中找到“独特”的位置因为在平坦区移动一个检测窗口，周围环境看起来都差不多，没有局部极值，因此检测不</w:t>
      </w:r>
      <w:proofErr w:type="gramStart"/>
      <w:r w:rsidRPr="003F7600">
        <w:rPr>
          <w:rFonts w:hint="eastAsia"/>
        </w:rPr>
        <w:t>到特征</w:t>
      </w:r>
      <w:proofErr w:type="gramEnd"/>
      <w:r w:rsidRPr="003F7600">
        <w:rPr>
          <w:rFonts w:hint="eastAsia"/>
        </w:rPr>
        <w:t>点。</w:t>
      </w:r>
    </w:p>
    <w:p w14:paraId="06628B96" w14:textId="77777777" w:rsidR="001867E9" w:rsidRDefault="001867E9" w:rsidP="001867E9">
      <w:pPr>
        <w:pStyle w:val="2"/>
        <w:widowControl/>
        <w:rPr>
          <w:rFonts w:hint="default"/>
        </w:rPr>
      </w:pPr>
      <w:r>
        <w:t>问题 2：什么是特征描述子？</w:t>
      </w:r>
    </w:p>
    <w:p w14:paraId="0D919C1D" w14:textId="77777777" w:rsidR="001867E9" w:rsidRDefault="001867E9" w:rsidP="001867E9">
      <w:pPr>
        <w:pStyle w:val="a5"/>
        <w:widowControl/>
      </w:pPr>
      <w:r>
        <w:t>请回答：</w:t>
      </w:r>
    </w:p>
    <w:p w14:paraId="261EB4DE" w14:textId="77777777" w:rsidR="001867E9" w:rsidRDefault="001867E9" w:rsidP="001867E9">
      <w:pPr>
        <w:widowControl/>
        <w:numPr>
          <w:ilvl w:val="0"/>
          <w:numId w:val="8"/>
        </w:numPr>
        <w:spacing w:beforeAutospacing="1" w:afterAutospacing="1"/>
      </w:pPr>
      <w:r>
        <w:t>描述子和关键点有什么区别？</w:t>
      </w:r>
      <w:r>
        <w:t xml:space="preserve"> </w:t>
      </w:r>
    </w:p>
    <w:p w14:paraId="030D6233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>
        <w:rPr>
          <w:rFonts w:hint="eastAsia"/>
        </w:rPr>
        <w:t>关键点：只包含位置（坐标）、尺度和方向信息，回答“在哪里”。</w:t>
      </w:r>
    </w:p>
    <w:p w14:paraId="337CDED3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>
        <w:rPr>
          <w:rFonts w:hint="eastAsia"/>
        </w:rPr>
        <w:t>描述子：是一个向量，用来量化关键点周围邻域的像素特征，回答“是什么”。</w:t>
      </w:r>
    </w:p>
    <w:p w14:paraId="587D0325" w14:textId="77777777" w:rsidR="001867E9" w:rsidRDefault="001867E9" w:rsidP="001867E9">
      <w:pPr>
        <w:widowControl/>
        <w:numPr>
          <w:ilvl w:val="0"/>
          <w:numId w:val="8"/>
        </w:numPr>
        <w:spacing w:beforeAutospacing="1" w:afterAutospacing="1"/>
      </w:pPr>
      <w:r>
        <w:t>为什么只知道关键点位置还不够，还需要描述子？</w:t>
      </w:r>
      <w:r>
        <w:t xml:space="preserve"> </w:t>
      </w:r>
    </w:p>
    <w:p w14:paraId="4EEE7FA7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  <w:ind w:left="720"/>
        <w:rPr>
          <w:rFonts w:hint="eastAsia"/>
        </w:rPr>
      </w:pPr>
      <w:r w:rsidRPr="003F7600">
        <w:rPr>
          <w:rFonts w:hint="eastAsia"/>
        </w:rPr>
        <w:t>关键点只有位置信息，无法区分不同的角点。例如，盒子上的字母</w:t>
      </w:r>
      <w:r w:rsidRPr="003F7600">
        <w:rPr>
          <w:rFonts w:hint="eastAsia"/>
        </w:rPr>
        <w:t xml:space="preserve"> 'O' </w:t>
      </w:r>
      <w:r w:rsidRPr="003F7600">
        <w:rPr>
          <w:rFonts w:hint="eastAsia"/>
        </w:rPr>
        <w:t>的左上角和右下角可能是两个关键点，但如果没有描述子，图像匹配时无法知道两张图中哪个点对应哪个点。描述子提供了可比较的“指纹”，用于在不同图像中找到同一个物理点。</w:t>
      </w:r>
    </w:p>
    <w:p w14:paraId="2EA40203" w14:textId="77777777" w:rsidR="001867E9" w:rsidRDefault="001867E9" w:rsidP="001867E9">
      <w:pPr>
        <w:widowControl/>
        <w:numPr>
          <w:ilvl w:val="0"/>
          <w:numId w:val="8"/>
        </w:numPr>
        <w:spacing w:beforeAutospacing="1" w:afterAutospacing="1"/>
      </w:pPr>
      <w:r>
        <w:t xml:space="preserve">ORB </w:t>
      </w:r>
      <w:r>
        <w:t>描述子的输出维度是多少？</w:t>
      </w:r>
      <w:r>
        <w:t xml:space="preserve"> </w:t>
      </w:r>
    </w:p>
    <w:p w14:paraId="64EDE67C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  <w:ind w:firstLineChars="400" w:firstLine="840"/>
        <w:rPr>
          <w:rFonts w:hint="eastAsia"/>
        </w:rPr>
      </w:pPr>
      <w:r w:rsidRPr="003F7600">
        <w:rPr>
          <w:rFonts w:hint="eastAsia"/>
        </w:rPr>
        <w:t xml:space="preserve">256 </w:t>
      </w:r>
      <w:r w:rsidRPr="003F7600">
        <w:rPr>
          <w:rFonts w:hint="eastAsia"/>
        </w:rPr>
        <w:t>位（即</w:t>
      </w:r>
      <w:r w:rsidRPr="003F7600">
        <w:rPr>
          <w:rFonts w:hint="eastAsia"/>
        </w:rPr>
        <w:t xml:space="preserve"> 256 bit</w:t>
      </w:r>
      <w:r w:rsidRPr="003F7600">
        <w:rPr>
          <w:rFonts w:hint="eastAsia"/>
        </w:rPr>
        <w:t>，通常用</w:t>
      </w:r>
      <w:r w:rsidRPr="003F7600">
        <w:rPr>
          <w:rFonts w:hint="eastAsia"/>
        </w:rPr>
        <w:t xml:space="preserve"> 32 </w:t>
      </w:r>
      <w:proofErr w:type="gramStart"/>
      <w:r w:rsidRPr="003F7600">
        <w:rPr>
          <w:rFonts w:hint="eastAsia"/>
        </w:rPr>
        <w:t>个</w:t>
      </w:r>
      <w:proofErr w:type="gramEnd"/>
      <w:r w:rsidRPr="003F7600">
        <w:rPr>
          <w:rFonts w:hint="eastAsia"/>
        </w:rPr>
        <w:t>字节表示）。</w:t>
      </w:r>
    </w:p>
    <w:p w14:paraId="15B00222" w14:textId="77777777" w:rsidR="001867E9" w:rsidRDefault="001867E9" w:rsidP="001867E9">
      <w:pPr>
        <w:widowControl/>
        <w:numPr>
          <w:ilvl w:val="0"/>
          <w:numId w:val="8"/>
        </w:numPr>
        <w:spacing w:beforeAutospacing="1" w:afterAutospacing="1"/>
      </w:pPr>
      <w:r>
        <w:t xml:space="preserve">ORB </w:t>
      </w:r>
      <w:r>
        <w:t>描述子为什么是二进制描述子？</w:t>
      </w:r>
      <w:r>
        <w:t xml:space="preserve"> </w:t>
      </w:r>
    </w:p>
    <w:p w14:paraId="1C4E9916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  <w:ind w:left="720"/>
        <w:rPr>
          <w:rFonts w:hint="eastAsia"/>
        </w:rPr>
      </w:pPr>
      <w:r w:rsidRPr="003F7600">
        <w:rPr>
          <w:rFonts w:hint="eastAsia"/>
        </w:rPr>
        <w:t>它是通过二进制测试生成的：在关键点邻域内随机选择</w:t>
      </w:r>
      <w:r w:rsidRPr="003F7600">
        <w:rPr>
          <w:rFonts w:hint="eastAsia"/>
        </w:rPr>
        <w:t xml:space="preserve"> N </w:t>
      </w:r>
      <w:r w:rsidRPr="003F7600">
        <w:rPr>
          <w:rFonts w:hint="eastAsia"/>
        </w:rPr>
        <w:t>对像素（对</w:t>
      </w:r>
      <w:r w:rsidRPr="003F7600">
        <w:rPr>
          <w:rFonts w:hint="eastAsia"/>
        </w:rPr>
        <w:t xml:space="preserve"> ORB </w:t>
      </w:r>
      <w:r w:rsidRPr="003F7600">
        <w:rPr>
          <w:rFonts w:hint="eastAsia"/>
        </w:rPr>
        <w:t>是</w:t>
      </w:r>
      <w:r w:rsidRPr="003F7600">
        <w:rPr>
          <w:rFonts w:hint="eastAsia"/>
        </w:rPr>
        <w:t xml:space="preserve"> 256 </w:t>
      </w:r>
      <w:r w:rsidRPr="003F7600">
        <w:rPr>
          <w:rFonts w:hint="eastAsia"/>
        </w:rPr>
        <w:t>对），比较每对像素的灰度大小——若前者大则记为</w:t>
      </w:r>
      <w:r w:rsidRPr="003F7600">
        <w:rPr>
          <w:rFonts w:hint="eastAsia"/>
        </w:rPr>
        <w:t xml:space="preserve"> 1</w:t>
      </w:r>
      <w:r w:rsidRPr="003F7600">
        <w:rPr>
          <w:rFonts w:hint="eastAsia"/>
        </w:rPr>
        <w:t>，否则</w:t>
      </w:r>
      <w:r w:rsidRPr="003F7600">
        <w:rPr>
          <w:rFonts w:hint="eastAsia"/>
        </w:rPr>
        <w:t xml:space="preserve"> 0</w:t>
      </w:r>
      <w:r w:rsidRPr="003F7600">
        <w:rPr>
          <w:rFonts w:hint="eastAsia"/>
        </w:rPr>
        <w:t>。最终得到的直接是一个由</w:t>
      </w:r>
      <w:r w:rsidRPr="003F7600">
        <w:rPr>
          <w:rFonts w:hint="eastAsia"/>
        </w:rPr>
        <w:t xml:space="preserve"> 0 </w:t>
      </w:r>
      <w:r w:rsidRPr="003F7600">
        <w:rPr>
          <w:rFonts w:hint="eastAsia"/>
        </w:rPr>
        <w:t>和</w:t>
      </w:r>
      <w:r w:rsidRPr="003F7600">
        <w:rPr>
          <w:rFonts w:hint="eastAsia"/>
        </w:rPr>
        <w:t xml:space="preserve"> 1 </w:t>
      </w:r>
      <w:r w:rsidRPr="003F7600">
        <w:rPr>
          <w:rFonts w:hint="eastAsia"/>
        </w:rPr>
        <w:t>组成的二进制串，而不是浮点数向量。</w:t>
      </w:r>
    </w:p>
    <w:p w14:paraId="0E53A674" w14:textId="77777777" w:rsidR="001867E9" w:rsidRDefault="001867E9" w:rsidP="001867E9">
      <w:pPr>
        <w:pStyle w:val="2"/>
        <w:widowControl/>
        <w:rPr>
          <w:rFonts w:hint="default"/>
        </w:rPr>
      </w:pPr>
      <w:r>
        <w:lastRenderedPageBreak/>
        <w:t>问题 3：为什么 ORB 使用 Hamming distance？</w:t>
      </w:r>
    </w:p>
    <w:p w14:paraId="3A25723A" w14:textId="77777777" w:rsidR="001867E9" w:rsidRDefault="001867E9" w:rsidP="001867E9">
      <w:pPr>
        <w:pStyle w:val="a5"/>
        <w:widowControl/>
      </w:pPr>
      <w:r>
        <w:t>请回答：</w:t>
      </w:r>
    </w:p>
    <w:p w14:paraId="499BFCDA" w14:textId="77777777" w:rsidR="001867E9" w:rsidRDefault="001867E9" w:rsidP="001867E9">
      <w:pPr>
        <w:widowControl/>
        <w:numPr>
          <w:ilvl w:val="0"/>
          <w:numId w:val="9"/>
        </w:numPr>
        <w:spacing w:beforeAutospacing="1" w:afterAutospacing="1"/>
      </w:pPr>
      <w:r>
        <w:t xml:space="preserve">ORB </w:t>
      </w:r>
      <w:r>
        <w:t>描述子的基本结构是什么？</w:t>
      </w:r>
      <w:r>
        <w:t xml:space="preserve"> </w:t>
      </w:r>
    </w:p>
    <w:p w14:paraId="0040129D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 w:rsidRPr="003F7600">
        <w:rPr>
          <w:rFonts w:hint="eastAsia"/>
        </w:rPr>
        <w:t>一个由</w:t>
      </w:r>
      <w:r w:rsidRPr="003F7600">
        <w:rPr>
          <w:rFonts w:hint="eastAsia"/>
        </w:rPr>
        <w:t xml:space="preserve"> 0 </w:t>
      </w:r>
      <w:r w:rsidRPr="003F7600">
        <w:rPr>
          <w:rFonts w:hint="eastAsia"/>
        </w:rPr>
        <w:t>和</w:t>
      </w:r>
      <w:r w:rsidRPr="003F7600">
        <w:rPr>
          <w:rFonts w:hint="eastAsia"/>
        </w:rPr>
        <w:t xml:space="preserve"> 1 </w:t>
      </w:r>
      <w:r w:rsidRPr="003F7600">
        <w:rPr>
          <w:rFonts w:hint="eastAsia"/>
        </w:rPr>
        <w:t>组成的二进制字符串（长度为</w:t>
      </w:r>
      <w:r w:rsidRPr="003F7600">
        <w:rPr>
          <w:rFonts w:hint="eastAsia"/>
        </w:rPr>
        <w:t xml:space="preserve"> 256 bit</w:t>
      </w:r>
      <w:r w:rsidRPr="003F7600">
        <w:rPr>
          <w:rFonts w:hint="eastAsia"/>
        </w:rPr>
        <w:t>）。</w:t>
      </w:r>
    </w:p>
    <w:p w14:paraId="3516B53A" w14:textId="77777777" w:rsidR="001867E9" w:rsidRDefault="001867E9" w:rsidP="001867E9">
      <w:pPr>
        <w:widowControl/>
        <w:numPr>
          <w:ilvl w:val="0"/>
          <w:numId w:val="9"/>
        </w:numPr>
        <w:spacing w:beforeAutospacing="1" w:afterAutospacing="1"/>
      </w:pPr>
      <w:r>
        <w:t xml:space="preserve">Hamming distance </w:t>
      </w:r>
      <w:r>
        <w:t>衡量的是什么？</w:t>
      </w:r>
      <w:r>
        <w:t xml:space="preserve"> </w:t>
      </w:r>
    </w:p>
    <w:p w14:paraId="433341A5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 w:rsidRPr="003F7600">
        <w:rPr>
          <w:rFonts w:hint="eastAsia"/>
        </w:rPr>
        <w:t>衡量两个二进制</w:t>
      </w:r>
      <w:proofErr w:type="gramStart"/>
      <w:r w:rsidRPr="003F7600">
        <w:rPr>
          <w:rFonts w:hint="eastAsia"/>
        </w:rPr>
        <w:t>串之间</w:t>
      </w:r>
      <w:proofErr w:type="gramEnd"/>
      <w:r w:rsidRPr="003F7600">
        <w:rPr>
          <w:rFonts w:hint="eastAsia"/>
        </w:rPr>
        <w:t>不同位的个数。例如</w:t>
      </w:r>
      <w:r w:rsidRPr="003F7600">
        <w:rPr>
          <w:rFonts w:hint="eastAsia"/>
        </w:rPr>
        <w:t xml:space="preserve"> 1010 </w:t>
      </w:r>
      <w:r w:rsidRPr="003F7600">
        <w:rPr>
          <w:rFonts w:hint="eastAsia"/>
        </w:rPr>
        <w:t>与</w:t>
      </w:r>
      <w:r w:rsidRPr="003F7600">
        <w:rPr>
          <w:rFonts w:hint="eastAsia"/>
        </w:rPr>
        <w:t xml:space="preserve"> 1001 </w:t>
      </w:r>
      <w:r w:rsidRPr="003F7600">
        <w:rPr>
          <w:rFonts w:hint="eastAsia"/>
        </w:rPr>
        <w:t>在第</w:t>
      </w:r>
      <w:r w:rsidRPr="003F7600">
        <w:rPr>
          <w:rFonts w:hint="eastAsia"/>
        </w:rPr>
        <w:t xml:space="preserve"> 3 </w:t>
      </w:r>
      <w:r w:rsidRPr="003F7600">
        <w:rPr>
          <w:rFonts w:hint="eastAsia"/>
        </w:rPr>
        <w:t>位和第</w:t>
      </w:r>
      <w:r w:rsidRPr="003F7600">
        <w:rPr>
          <w:rFonts w:hint="eastAsia"/>
        </w:rPr>
        <w:t xml:space="preserve"> 4 </w:t>
      </w:r>
      <w:r w:rsidRPr="003F7600">
        <w:rPr>
          <w:rFonts w:hint="eastAsia"/>
        </w:rPr>
        <w:t>位不同（从</w:t>
      </w:r>
      <w:r w:rsidRPr="003F7600">
        <w:rPr>
          <w:rFonts w:hint="eastAsia"/>
        </w:rPr>
        <w:t xml:space="preserve"> 1 </w:t>
      </w:r>
      <w:r w:rsidRPr="003F7600">
        <w:rPr>
          <w:rFonts w:hint="eastAsia"/>
        </w:rPr>
        <w:t>开始），汉明距离</w:t>
      </w:r>
      <w:r w:rsidRPr="003F7600">
        <w:rPr>
          <w:rFonts w:hint="eastAsia"/>
        </w:rPr>
        <w:t xml:space="preserve"> = 2</w:t>
      </w:r>
      <w:r w:rsidRPr="003F7600">
        <w:rPr>
          <w:rFonts w:hint="eastAsia"/>
        </w:rPr>
        <w:t>。</w:t>
      </w:r>
    </w:p>
    <w:p w14:paraId="206A3B6C" w14:textId="77777777" w:rsidR="001867E9" w:rsidRDefault="001867E9" w:rsidP="001867E9">
      <w:pPr>
        <w:widowControl/>
        <w:numPr>
          <w:ilvl w:val="0"/>
          <w:numId w:val="9"/>
        </w:numPr>
        <w:spacing w:beforeAutospacing="1" w:afterAutospacing="1"/>
      </w:pPr>
      <w:r>
        <w:t>为什么</w:t>
      </w:r>
      <w:r>
        <w:t xml:space="preserve"> ORB </w:t>
      </w:r>
      <w:r>
        <w:t>不使用普通欧氏距离进行匹配？</w:t>
      </w:r>
      <w:r>
        <w:t xml:space="preserve"> </w:t>
      </w:r>
    </w:p>
    <w:p w14:paraId="267667F7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>
        <w:rPr>
          <w:rFonts w:hint="eastAsia"/>
        </w:rPr>
        <w:t>效率：计算汉明距离只需要位运算（</w:t>
      </w:r>
      <w:r>
        <w:rPr>
          <w:rFonts w:hint="eastAsia"/>
        </w:rPr>
        <w:t xml:space="preserve">XOR + </w:t>
      </w:r>
      <w:proofErr w:type="spellStart"/>
      <w:r>
        <w:rPr>
          <w:rFonts w:hint="eastAsia"/>
        </w:rPr>
        <w:t>popcount</w:t>
      </w:r>
      <w:proofErr w:type="spellEnd"/>
      <w:r>
        <w:rPr>
          <w:rFonts w:hint="eastAsia"/>
        </w:rPr>
        <w:t>），而欧氏距离需要浮点乘加运算，前者远快于后者。</w:t>
      </w:r>
    </w:p>
    <w:p w14:paraId="277F3E62" w14:textId="77777777" w:rsidR="001867E9" w:rsidRPr="003F7600" w:rsidRDefault="001867E9" w:rsidP="001867E9">
      <w:pPr>
        <w:widowControl/>
        <w:tabs>
          <w:tab w:val="left" w:pos="720"/>
        </w:tabs>
        <w:spacing w:beforeAutospacing="1" w:afterAutospacing="1"/>
      </w:pPr>
      <w:r>
        <w:rPr>
          <w:rFonts w:hint="eastAsia"/>
        </w:rPr>
        <w:t>存储：二进制描述子只需几十个字节，浮点描述</w:t>
      </w:r>
      <w:proofErr w:type="gramStart"/>
      <w:r>
        <w:rPr>
          <w:rFonts w:hint="eastAsia"/>
        </w:rPr>
        <w:t>子需要</w:t>
      </w:r>
      <w:proofErr w:type="gramEnd"/>
      <w:r>
        <w:rPr>
          <w:rFonts w:hint="eastAsia"/>
        </w:rPr>
        <w:t>更大空间。</w:t>
      </w:r>
    </w:p>
    <w:p w14:paraId="5788EC4C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>
        <w:rPr>
          <w:rFonts w:hint="eastAsia"/>
        </w:rPr>
        <w:t>匹配速度：在实时应用中（如</w:t>
      </w:r>
      <w:r>
        <w:rPr>
          <w:rFonts w:hint="eastAsia"/>
        </w:rPr>
        <w:t xml:space="preserve"> SLAM</w:t>
      </w:r>
      <w:r>
        <w:rPr>
          <w:rFonts w:hint="eastAsia"/>
        </w:rPr>
        <w:t>），</w:t>
      </w:r>
      <w:r>
        <w:rPr>
          <w:rFonts w:hint="eastAsia"/>
        </w:rPr>
        <w:t xml:space="preserve">ORB </w:t>
      </w:r>
      <w:r>
        <w:rPr>
          <w:rFonts w:hint="eastAsia"/>
        </w:rPr>
        <w:t>可以在毫秒级完成数千个匹配，而用欧氏距离会慢一个数量级。</w:t>
      </w:r>
    </w:p>
    <w:p w14:paraId="3ADE1061" w14:textId="77777777" w:rsidR="001867E9" w:rsidRDefault="001867E9" w:rsidP="001867E9">
      <w:pPr>
        <w:pStyle w:val="2"/>
        <w:widowControl/>
        <w:rPr>
          <w:rFonts w:hint="default"/>
        </w:rPr>
      </w:pPr>
      <w:r>
        <w:t>问题 4：ORB 为什么对旋转、平移和一定尺度变化具有鲁棒性？</w:t>
      </w:r>
    </w:p>
    <w:p w14:paraId="74271ADF" w14:textId="77777777" w:rsidR="001867E9" w:rsidRDefault="001867E9" w:rsidP="001867E9">
      <w:pPr>
        <w:pStyle w:val="a5"/>
        <w:widowControl/>
      </w:pPr>
      <w:r>
        <w:t>请回答：</w:t>
      </w:r>
    </w:p>
    <w:p w14:paraId="1B3EE1B6" w14:textId="77777777" w:rsidR="001867E9" w:rsidRDefault="001867E9" w:rsidP="001867E9">
      <w:pPr>
        <w:widowControl/>
        <w:numPr>
          <w:ilvl w:val="0"/>
          <w:numId w:val="10"/>
        </w:numPr>
        <w:spacing w:beforeAutospacing="1" w:afterAutospacing="1"/>
      </w:pPr>
      <w:r>
        <w:t>为什么描述子在关键点局部邻域中计算，所以对平移比较鲁棒？</w:t>
      </w:r>
      <w:r>
        <w:t xml:space="preserve"> </w:t>
      </w:r>
    </w:p>
    <w:p w14:paraId="5665D0F7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 w:rsidRPr="003F7600">
        <w:rPr>
          <w:rFonts w:hint="eastAsia"/>
        </w:rPr>
        <w:t>描述子依赖的是关键点周围的局部像素区域，而不是绝对坐标。即便图像整体平移，只要目标物体的局部像素邻域没变，描述子便不会改变，因此平移不影响匹配。</w:t>
      </w:r>
    </w:p>
    <w:p w14:paraId="1B0E895F" w14:textId="77777777" w:rsidR="001867E9" w:rsidRDefault="001867E9" w:rsidP="001867E9">
      <w:pPr>
        <w:widowControl/>
        <w:numPr>
          <w:ilvl w:val="0"/>
          <w:numId w:val="10"/>
        </w:numPr>
        <w:spacing w:beforeAutospacing="1" w:afterAutospacing="1"/>
      </w:pPr>
      <w:r>
        <w:t xml:space="preserve">ORB </w:t>
      </w:r>
      <w:r>
        <w:t>如何通过方向估计增强旋转鲁棒性？</w:t>
      </w:r>
      <w:r>
        <w:t xml:space="preserve"> </w:t>
      </w:r>
    </w:p>
    <w:p w14:paraId="17B8BBBC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 w:rsidRPr="003F7600">
        <w:rPr>
          <w:rFonts w:hint="eastAsia"/>
        </w:rPr>
        <w:t xml:space="preserve">ORB </w:t>
      </w:r>
      <w:r w:rsidRPr="003F7600">
        <w:rPr>
          <w:rFonts w:hint="eastAsia"/>
        </w:rPr>
        <w:t>使用灰度质心法（</w:t>
      </w:r>
      <w:r w:rsidRPr="003F7600">
        <w:rPr>
          <w:rFonts w:hint="eastAsia"/>
        </w:rPr>
        <w:t>intensity centroid</w:t>
      </w:r>
      <w:r w:rsidRPr="003F7600">
        <w:rPr>
          <w:rFonts w:hint="eastAsia"/>
        </w:rPr>
        <w:t>）计算关键点的主方向：将关键点邻域看作一个“小图像块”，计算这个块的重心（质心），连接几何中心与质心得到方向。然后根据这个方向将邻域旋转到统一朝向再计算描述子，从而做到旋转一致。</w:t>
      </w:r>
    </w:p>
    <w:p w14:paraId="2506D3F2" w14:textId="77777777" w:rsidR="001867E9" w:rsidRDefault="001867E9" w:rsidP="001867E9">
      <w:pPr>
        <w:widowControl/>
        <w:numPr>
          <w:ilvl w:val="0"/>
          <w:numId w:val="10"/>
        </w:numPr>
        <w:spacing w:beforeAutospacing="1" w:afterAutospacing="1"/>
      </w:pPr>
      <w:r>
        <w:t xml:space="preserve">ORB </w:t>
      </w:r>
      <w:r>
        <w:t>如何通过图像金字塔增强尺度鲁棒性？</w:t>
      </w:r>
      <w:r>
        <w:t xml:space="preserve"> </w:t>
      </w:r>
    </w:p>
    <w:p w14:paraId="11FDAAAE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 w:rsidRPr="003F7600">
        <w:rPr>
          <w:rFonts w:hint="eastAsia"/>
        </w:rPr>
        <w:lastRenderedPageBreak/>
        <w:t>构建图像金字塔（每层</w:t>
      </w:r>
      <w:proofErr w:type="gramStart"/>
      <w:r w:rsidRPr="003F7600">
        <w:rPr>
          <w:rFonts w:hint="eastAsia"/>
        </w:rPr>
        <w:t>逐级下</w:t>
      </w:r>
      <w:proofErr w:type="gramEnd"/>
      <w:r w:rsidRPr="003F7600">
        <w:rPr>
          <w:rFonts w:hint="eastAsia"/>
        </w:rPr>
        <w:t>采样），在每一层独立检测</w:t>
      </w:r>
      <w:r w:rsidRPr="003F7600">
        <w:rPr>
          <w:rFonts w:hint="eastAsia"/>
        </w:rPr>
        <w:t xml:space="preserve"> FAST </w:t>
      </w:r>
      <w:r w:rsidRPr="003F7600">
        <w:rPr>
          <w:rFonts w:hint="eastAsia"/>
        </w:rPr>
        <w:t>角点。不同尺度的物体会在不同金字塔层被检测到，之后再根据金字塔层数反推原始图像中的物理尺度。这样，近大远小的物体都能被匹配。</w:t>
      </w:r>
    </w:p>
    <w:p w14:paraId="4B899ECA" w14:textId="77777777" w:rsidR="001867E9" w:rsidRDefault="001867E9" w:rsidP="001867E9">
      <w:pPr>
        <w:widowControl/>
        <w:numPr>
          <w:ilvl w:val="0"/>
          <w:numId w:val="10"/>
        </w:numPr>
        <w:spacing w:beforeAutospacing="1" w:afterAutospacing="1"/>
      </w:pPr>
      <w:r>
        <w:t xml:space="preserve">ORB </w:t>
      </w:r>
      <w:r>
        <w:t>是否能完全抵抗透视变换？为什么？</w:t>
      </w:r>
      <w:r>
        <w:t xml:space="preserve"> </w:t>
      </w:r>
    </w:p>
    <w:p w14:paraId="799D9374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 w:rsidRPr="003F7600">
        <w:rPr>
          <w:rFonts w:hint="eastAsia"/>
        </w:rPr>
        <w:t>不能。</w:t>
      </w:r>
      <w:r w:rsidRPr="003F7600">
        <w:rPr>
          <w:rFonts w:hint="eastAsia"/>
        </w:rPr>
        <w:t xml:space="preserve"> </w:t>
      </w:r>
      <w:r w:rsidRPr="003F7600">
        <w:rPr>
          <w:rFonts w:hint="eastAsia"/>
        </w:rPr>
        <w:t>透视变换会引起显著的仿射变形：正方形变成梯形，圆变成椭圆，局部邻域的像素布局发生非线性扭曲。</w:t>
      </w:r>
      <w:r w:rsidRPr="003F7600">
        <w:rPr>
          <w:rFonts w:hint="eastAsia"/>
        </w:rPr>
        <w:t xml:space="preserve">ORB </w:t>
      </w:r>
      <w:r w:rsidRPr="003F7600">
        <w:rPr>
          <w:rFonts w:hint="eastAsia"/>
        </w:rPr>
        <w:t>只做了旋转校正，没有做仿射校正，因此当视角变化过大（如斜着拍盒子）时，描述子会失效。</w:t>
      </w:r>
    </w:p>
    <w:p w14:paraId="2D2ED4CF" w14:textId="77777777" w:rsidR="001867E9" w:rsidRDefault="001867E9" w:rsidP="001867E9">
      <w:pPr>
        <w:pStyle w:val="2"/>
        <w:widowControl/>
        <w:rPr>
          <w:rFonts w:hint="default"/>
        </w:rPr>
      </w:pPr>
      <w:r>
        <w:t>问题 5：为什么初始匹配中会有错误匹配？</w:t>
      </w:r>
    </w:p>
    <w:p w14:paraId="78A6D2DA" w14:textId="77777777" w:rsidR="001867E9" w:rsidRDefault="001867E9" w:rsidP="001867E9">
      <w:pPr>
        <w:pStyle w:val="a5"/>
        <w:widowControl/>
      </w:pPr>
      <w:r>
        <w:t>请结合初始匹配图回答：</w:t>
      </w:r>
    </w:p>
    <w:p w14:paraId="32F3E43D" w14:textId="77777777" w:rsidR="001867E9" w:rsidRDefault="001867E9" w:rsidP="001867E9">
      <w:pPr>
        <w:widowControl/>
        <w:numPr>
          <w:ilvl w:val="0"/>
          <w:numId w:val="11"/>
        </w:numPr>
        <w:spacing w:beforeAutospacing="1" w:afterAutospacing="1"/>
      </w:pPr>
      <w:r>
        <w:t>错误匹配通常出现在什么情况下？</w:t>
      </w:r>
      <w:r>
        <w:t xml:space="preserve"> </w:t>
      </w:r>
    </w:p>
    <w:p w14:paraId="5187D97E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>
        <w:rPr>
          <w:rFonts w:hint="eastAsia"/>
        </w:rPr>
        <w:t>重复纹理（如网格、窗户阵列）。</w:t>
      </w:r>
    </w:p>
    <w:p w14:paraId="63AF8EBD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>
        <w:rPr>
          <w:rFonts w:hint="eastAsia"/>
        </w:rPr>
        <w:t>对称结构。</w:t>
      </w:r>
    </w:p>
    <w:p w14:paraId="6103CBF0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>
        <w:rPr>
          <w:rFonts w:hint="eastAsia"/>
        </w:rPr>
        <w:t>背景杂乱或光照阴影干扰。</w:t>
      </w:r>
    </w:p>
    <w:p w14:paraId="69B3A9E0" w14:textId="77777777" w:rsidR="001867E9" w:rsidRDefault="001867E9" w:rsidP="001867E9">
      <w:pPr>
        <w:widowControl/>
        <w:numPr>
          <w:ilvl w:val="0"/>
          <w:numId w:val="11"/>
        </w:numPr>
        <w:spacing w:beforeAutospacing="1" w:afterAutospacing="1"/>
      </w:pPr>
      <w:r>
        <w:t>重复纹理、相似图案、背景干扰为什么会导致错误匹配？</w:t>
      </w:r>
      <w:r>
        <w:t xml:space="preserve"> </w:t>
      </w:r>
    </w:p>
    <w:p w14:paraId="2C88E199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 w:rsidRPr="003F7600">
        <w:rPr>
          <w:rFonts w:hint="eastAsia"/>
        </w:rPr>
        <w:t>在这些情况下，某个关键点局部的“模式”可能非常相似。例如，</w:t>
      </w:r>
      <w:r w:rsidRPr="003F7600">
        <w:rPr>
          <w:rFonts w:hint="eastAsia"/>
        </w:rPr>
        <w:t xml:space="preserve">box </w:t>
      </w:r>
      <w:r w:rsidRPr="003F7600">
        <w:rPr>
          <w:rFonts w:hint="eastAsia"/>
        </w:rPr>
        <w:t>中字母</w:t>
      </w:r>
      <w:r w:rsidRPr="003F7600">
        <w:rPr>
          <w:rFonts w:hint="eastAsia"/>
        </w:rPr>
        <w:t xml:space="preserve"> 'O' </w:t>
      </w:r>
      <w:r w:rsidRPr="003F7600">
        <w:rPr>
          <w:rFonts w:hint="eastAsia"/>
        </w:rPr>
        <w:t>的左上角描述子可能与</w:t>
      </w:r>
      <w:r w:rsidRPr="003F7600">
        <w:rPr>
          <w:rFonts w:hint="eastAsia"/>
        </w:rPr>
        <w:t xml:space="preserve"> </w:t>
      </w:r>
      <w:proofErr w:type="spellStart"/>
      <w:r w:rsidRPr="003F7600">
        <w:rPr>
          <w:rFonts w:hint="eastAsia"/>
        </w:rPr>
        <w:t>box_in_scene</w:t>
      </w:r>
      <w:proofErr w:type="spellEnd"/>
      <w:r w:rsidRPr="003F7600">
        <w:rPr>
          <w:rFonts w:hint="eastAsia"/>
        </w:rPr>
        <w:t xml:space="preserve"> </w:t>
      </w:r>
      <w:r w:rsidRPr="003F7600">
        <w:rPr>
          <w:rFonts w:hint="eastAsia"/>
        </w:rPr>
        <w:t>中另一个</w:t>
      </w:r>
      <w:r w:rsidRPr="003F7600">
        <w:rPr>
          <w:rFonts w:hint="eastAsia"/>
        </w:rPr>
        <w:t xml:space="preserve"> 'O' </w:t>
      </w:r>
      <w:r w:rsidRPr="003F7600">
        <w:rPr>
          <w:rFonts w:hint="eastAsia"/>
        </w:rPr>
        <w:t>的左上角描述</w:t>
      </w:r>
      <w:proofErr w:type="gramStart"/>
      <w:r w:rsidRPr="003F7600">
        <w:rPr>
          <w:rFonts w:hint="eastAsia"/>
        </w:rPr>
        <w:t>子几乎</w:t>
      </w:r>
      <w:proofErr w:type="gramEnd"/>
      <w:r w:rsidRPr="003F7600">
        <w:rPr>
          <w:rFonts w:hint="eastAsia"/>
        </w:rPr>
        <w:t>相同——尽管它们对应的是物理上不同的字母。算法只根据描述</w:t>
      </w:r>
      <w:proofErr w:type="gramStart"/>
      <w:r w:rsidRPr="003F7600">
        <w:rPr>
          <w:rFonts w:hint="eastAsia"/>
        </w:rPr>
        <w:t>子距离做</w:t>
      </w:r>
      <w:proofErr w:type="gramEnd"/>
      <w:r w:rsidRPr="003F7600">
        <w:rPr>
          <w:rFonts w:hint="eastAsia"/>
        </w:rPr>
        <w:t>判断，无法知道它们是不同的物体。</w:t>
      </w:r>
    </w:p>
    <w:p w14:paraId="1A4381A7" w14:textId="77777777" w:rsidR="001867E9" w:rsidRDefault="001867E9" w:rsidP="001867E9">
      <w:pPr>
        <w:widowControl/>
        <w:numPr>
          <w:ilvl w:val="0"/>
          <w:numId w:val="11"/>
        </w:numPr>
        <w:spacing w:beforeAutospacing="1" w:afterAutospacing="1"/>
      </w:pPr>
      <w:r>
        <w:t>是否匹配距离越小就一定是正确匹配？为什么？</w:t>
      </w:r>
      <w:r>
        <w:t xml:space="preserve"> </w:t>
      </w:r>
    </w:p>
    <w:p w14:paraId="2AD199B1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 w:rsidRPr="003F7600">
        <w:rPr>
          <w:rFonts w:hint="eastAsia"/>
        </w:rPr>
        <w:t>不一定。</w:t>
      </w:r>
      <w:r w:rsidRPr="003F7600">
        <w:rPr>
          <w:rFonts w:hint="eastAsia"/>
        </w:rPr>
        <w:t xml:space="preserve"> </w:t>
      </w:r>
      <w:proofErr w:type="gramStart"/>
      <w:r w:rsidRPr="003F7600">
        <w:rPr>
          <w:rFonts w:hint="eastAsia"/>
        </w:rPr>
        <w:t>汉明距离小只代表</w:t>
      </w:r>
      <w:proofErr w:type="gramEnd"/>
      <w:r w:rsidRPr="003F7600">
        <w:rPr>
          <w:rFonts w:hint="eastAsia"/>
        </w:rPr>
        <w:t>局部外观相似，但可能是“假阳性”。例如，纯白墙壁上任意两个点的描述</w:t>
      </w:r>
      <w:proofErr w:type="gramStart"/>
      <w:r w:rsidRPr="003F7600">
        <w:rPr>
          <w:rFonts w:hint="eastAsia"/>
        </w:rPr>
        <w:t>子距离</w:t>
      </w:r>
      <w:proofErr w:type="gramEnd"/>
      <w:r w:rsidRPr="003F7600">
        <w:rPr>
          <w:rFonts w:hint="eastAsia"/>
        </w:rPr>
        <w:t>可能也很小，但它们根本不是同一个点。因此，小距离只是必要不充分条件，还需要几何一致性验证。</w:t>
      </w:r>
    </w:p>
    <w:p w14:paraId="4601F3B7" w14:textId="77777777" w:rsidR="001867E9" w:rsidRDefault="001867E9" w:rsidP="001867E9">
      <w:pPr>
        <w:pStyle w:val="2"/>
        <w:widowControl/>
        <w:rPr>
          <w:rFonts w:hint="default"/>
        </w:rPr>
      </w:pPr>
      <w:r>
        <w:t>问题 6：RANSAC 的作用是什么？</w:t>
      </w:r>
    </w:p>
    <w:p w14:paraId="53EF9A35" w14:textId="77777777" w:rsidR="001867E9" w:rsidRDefault="001867E9" w:rsidP="001867E9">
      <w:pPr>
        <w:pStyle w:val="a5"/>
        <w:widowControl/>
      </w:pPr>
      <w:r>
        <w:t>请回答：</w:t>
      </w:r>
    </w:p>
    <w:p w14:paraId="29FBBE38" w14:textId="77777777" w:rsidR="001867E9" w:rsidRDefault="001867E9" w:rsidP="001867E9">
      <w:pPr>
        <w:widowControl/>
        <w:numPr>
          <w:ilvl w:val="0"/>
          <w:numId w:val="12"/>
        </w:numPr>
        <w:spacing w:beforeAutospacing="1" w:afterAutospacing="1"/>
      </w:pPr>
      <w:r>
        <w:t xml:space="preserve">RANSAC </w:t>
      </w:r>
      <w:r>
        <w:t>是如何剔除错误匹配的？</w:t>
      </w:r>
      <w:r>
        <w:t xml:space="preserve"> </w:t>
      </w:r>
    </w:p>
    <w:p w14:paraId="39BD3174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  <w:ind w:left="720"/>
        <w:rPr>
          <w:rFonts w:hint="eastAsia"/>
        </w:rPr>
      </w:pPr>
      <w:r w:rsidRPr="003F7600">
        <w:rPr>
          <w:rFonts w:hint="eastAsia"/>
        </w:rPr>
        <w:t>通过随机采样假设一种几何模型（如</w:t>
      </w:r>
      <w:r w:rsidRPr="003F7600">
        <w:rPr>
          <w:rFonts w:hint="eastAsia"/>
        </w:rPr>
        <w:t xml:space="preserve"> </w:t>
      </w:r>
      <w:proofErr w:type="spellStart"/>
      <w:r w:rsidRPr="003F7600">
        <w:rPr>
          <w:rFonts w:hint="eastAsia"/>
        </w:rPr>
        <w:t>Homography</w:t>
      </w:r>
      <w:proofErr w:type="spellEnd"/>
      <w:r w:rsidRPr="003F7600">
        <w:rPr>
          <w:rFonts w:hint="eastAsia"/>
        </w:rPr>
        <w:t>），然后看多少匹配点符合这个模型。反复迭代多次，保留那些能获得最多“支持者”的模型，不符合该模型的匹配被当作外点剔除。</w:t>
      </w:r>
    </w:p>
    <w:p w14:paraId="2A1EF114" w14:textId="77777777" w:rsidR="001867E9" w:rsidRDefault="001867E9" w:rsidP="001867E9">
      <w:pPr>
        <w:widowControl/>
        <w:numPr>
          <w:ilvl w:val="0"/>
          <w:numId w:val="12"/>
        </w:numPr>
        <w:spacing w:beforeAutospacing="1" w:afterAutospacing="1"/>
      </w:pPr>
      <w:r>
        <w:lastRenderedPageBreak/>
        <w:t xml:space="preserve">RANSAC </w:t>
      </w:r>
      <w:r>
        <w:t>使用的依据是描述子相似性，还是几何一致性？</w:t>
      </w:r>
      <w:r>
        <w:t xml:space="preserve"> </w:t>
      </w:r>
    </w:p>
    <w:p w14:paraId="0013601D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  <w:ind w:leftChars="300" w:left="630"/>
        <w:rPr>
          <w:rFonts w:hint="eastAsia"/>
        </w:rPr>
      </w:pPr>
      <w:r w:rsidRPr="003F7600">
        <w:rPr>
          <w:rFonts w:hint="eastAsia"/>
        </w:rPr>
        <w:t>几何一致性。它完全不看描述子，只评估两幅图像间匹配对的位置关系是否满足某种变换（如透视、仿射）。</w:t>
      </w:r>
    </w:p>
    <w:p w14:paraId="025AF5D5" w14:textId="77777777" w:rsidR="001867E9" w:rsidRDefault="001867E9" w:rsidP="001867E9">
      <w:pPr>
        <w:widowControl/>
        <w:numPr>
          <w:ilvl w:val="0"/>
          <w:numId w:val="12"/>
        </w:numPr>
        <w:spacing w:beforeAutospacing="1" w:afterAutospacing="1"/>
      </w:pPr>
      <w:r>
        <w:t>什么是</w:t>
      </w:r>
      <w:r>
        <w:t xml:space="preserve"> inlier</w:t>
      </w:r>
      <w:r>
        <w:t>？</w:t>
      </w:r>
      <w:r>
        <w:t xml:space="preserve"> </w:t>
      </w:r>
    </w:p>
    <w:p w14:paraId="76958FD2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 w:rsidRPr="003F7600">
        <w:rPr>
          <w:rFonts w:hint="eastAsia"/>
        </w:rPr>
        <w:t>内点：满足估计出的几何变换模型（误差小于阈值）的正确匹配点。</w:t>
      </w:r>
    </w:p>
    <w:p w14:paraId="62BB4F8F" w14:textId="77777777" w:rsidR="001867E9" w:rsidRDefault="001867E9" w:rsidP="001867E9">
      <w:pPr>
        <w:widowControl/>
        <w:numPr>
          <w:ilvl w:val="0"/>
          <w:numId w:val="12"/>
        </w:numPr>
        <w:spacing w:beforeAutospacing="1" w:afterAutospacing="1"/>
      </w:pPr>
      <w:r>
        <w:t>什么是</w:t>
      </w:r>
      <w:r>
        <w:t xml:space="preserve"> outlier</w:t>
      </w:r>
      <w:r>
        <w:t>？</w:t>
      </w:r>
      <w:r>
        <w:t xml:space="preserve"> </w:t>
      </w:r>
    </w:p>
    <w:p w14:paraId="46E81AB5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 w:rsidRPr="003F7600">
        <w:rPr>
          <w:rFonts w:hint="eastAsia"/>
        </w:rPr>
        <w:t>外点：不满足几何模型、空间位置上明显“乱飞”的错误匹配点。</w:t>
      </w:r>
    </w:p>
    <w:p w14:paraId="515571F6" w14:textId="77777777" w:rsidR="001867E9" w:rsidRDefault="001867E9" w:rsidP="001867E9">
      <w:pPr>
        <w:widowControl/>
        <w:numPr>
          <w:ilvl w:val="0"/>
          <w:numId w:val="12"/>
        </w:numPr>
        <w:spacing w:beforeAutospacing="1" w:afterAutospacing="1"/>
      </w:pPr>
      <w:r>
        <w:t>为什么</w:t>
      </w:r>
      <w:r>
        <w:t xml:space="preserve"> RANSAC </w:t>
      </w:r>
      <w:r>
        <w:t>后的匹配线明显更合理？</w:t>
      </w:r>
      <w:r>
        <w:t xml:space="preserve"> </w:t>
      </w:r>
    </w:p>
    <w:p w14:paraId="5601CCE6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 w:rsidRPr="003F7600">
        <w:rPr>
          <w:rFonts w:hint="eastAsia"/>
        </w:rPr>
        <w:t>初始匹配中，外点产生的匹配线是交叉混乱的；</w:t>
      </w:r>
      <w:r w:rsidRPr="003F7600">
        <w:rPr>
          <w:rFonts w:hint="eastAsia"/>
        </w:rPr>
        <w:t xml:space="preserve">RANSAC </w:t>
      </w:r>
      <w:r w:rsidRPr="003F7600">
        <w:rPr>
          <w:rFonts w:hint="eastAsia"/>
        </w:rPr>
        <w:t>剔除外点后，只保留位置关系与整体变换一致的内点，所以剩下的匹配线都是平行、放射状或放射状且分布规律，视觉上清晰整齐。</w:t>
      </w:r>
    </w:p>
    <w:p w14:paraId="1E1E67ED" w14:textId="77777777" w:rsidR="001867E9" w:rsidRDefault="001867E9" w:rsidP="001867E9">
      <w:pPr>
        <w:pStyle w:val="2"/>
        <w:widowControl/>
        <w:rPr>
          <w:rFonts w:hint="default"/>
        </w:rPr>
      </w:pPr>
      <w:r>
        <w:t>问题 7：</w:t>
      </w:r>
      <w:proofErr w:type="spellStart"/>
      <w:r>
        <w:t>Homography</w:t>
      </w:r>
      <w:proofErr w:type="spellEnd"/>
      <w:r>
        <w:t xml:space="preserve"> 的意义是什么？</w:t>
      </w:r>
    </w:p>
    <w:p w14:paraId="0F85B6CF" w14:textId="77777777" w:rsidR="001867E9" w:rsidRDefault="001867E9" w:rsidP="001867E9">
      <w:pPr>
        <w:pStyle w:val="a5"/>
        <w:widowControl/>
      </w:pPr>
      <w:r>
        <w:t>请回答：</w:t>
      </w:r>
    </w:p>
    <w:p w14:paraId="17C2D029" w14:textId="77777777" w:rsidR="001867E9" w:rsidRDefault="001867E9" w:rsidP="001867E9">
      <w:pPr>
        <w:widowControl/>
        <w:numPr>
          <w:ilvl w:val="0"/>
          <w:numId w:val="13"/>
        </w:numPr>
        <w:spacing w:beforeAutospacing="1" w:afterAutospacing="1"/>
      </w:pPr>
      <w:proofErr w:type="spellStart"/>
      <w:r>
        <w:t>Homography</w:t>
      </w:r>
      <w:proofErr w:type="spellEnd"/>
      <w:r>
        <w:t xml:space="preserve"> </w:t>
      </w:r>
      <w:r>
        <w:t>描述了两幅图像之间的什么关系？</w:t>
      </w:r>
      <w:r>
        <w:t xml:space="preserve"> </w:t>
      </w:r>
    </w:p>
    <w:p w14:paraId="27B867C6" w14:textId="77777777" w:rsidR="001867E9" w:rsidRDefault="001867E9" w:rsidP="001867E9">
      <w:pPr>
        <w:widowControl/>
        <w:spacing w:beforeAutospacing="1" w:afterAutospacing="1"/>
        <w:rPr>
          <w:rFonts w:hint="eastAsia"/>
        </w:rPr>
      </w:pPr>
      <w:r w:rsidRPr="003F7600">
        <w:rPr>
          <w:rFonts w:hint="eastAsia"/>
        </w:rPr>
        <w:t>描述两个平面（或相机在不同视角拍摄的同一个平面）之间的透视变换关系</w:t>
      </w:r>
    </w:p>
    <w:p w14:paraId="6871D737" w14:textId="77777777" w:rsidR="001867E9" w:rsidRDefault="001867E9" w:rsidP="001867E9">
      <w:pPr>
        <w:widowControl/>
        <w:numPr>
          <w:ilvl w:val="0"/>
          <w:numId w:val="13"/>
        </w:numPr>
        <w:spacing w:beforeAutospacing="1" w:afterAutospacing="1"/>
      </w:pPr>
      <w:r>
        <w:t>为什么</w:t>
      </w:r>
      <w:r>
        <w:t xml:space="preserve"> </w:t>
      </w:r>
      <w:r>
        <w:rPr>
          <w:rStyle w:val="HTML"/>
        </w:rPr>
        <w:t>box.png</w:t>
      </w:r>
      <w:r>
        <w:t xml:space="preserve"> </w:t>
      </w:r>
      <w:r>
        <w:t>和</w:t>
      </w:r>
      <w:r>
        <w:t xml:space="preserve"> </w:t>
      </w:r>
      <w:r>
        <w:rPr>
          <w:rStyle w:val="HTML"/>
        </w:rPr>
        <w:t>box_in_scene.png</w:t>
      </w:r>
      <w:r>
        <w:t xml:space="preserve"> </w:t>
      </w:r>
      <w:r>
        <w:t>适合使用</w:t>
      </w:r>
      <w:r>
        <w:t xml:space="preserve"> </w:t>
      </w:r>
      <w:proofErr w:type="spellStart"/>
      <w:r>
        <w:t>Homography</w:t>
      </w:r>
      <w:proofErr w:type="spellEnd"/>
      <w:r>
        <w:t>？</w:t>
      </w:r>
      <w:r>
        <w:t xml:space="preserve"> </w:t>
      </w:r>
    </w:p>
    <w:p w14:paraId="725A5356" w14:textId="77777777" w:rsidR="001867E9" w:rsidRDefault="001867E9" w:rsidP="001867E9">
      <w:pPr>
        <w:widowControl/>
        <w:spacing w:beforeAutospacing="1" w:afterAutospacing="1"/>
        <w:rPr>
          <w:rFonts w:hint="eastAsia"/>
        </w:rPr>
      </w:pPr>
      <w:r w:rsidRPr="003F7600">
        <w:rPr>
          <w:rFonts w:hint="eastAsia"/>
        </w:rPr>
        <w:t>盒子表面本身是近乎平面的（一个长方体表面</w:t>
      </w:r>
      <w:r w:rsidRPr="003F7600">
        <w:rPr>
          <w:rFonts w:hint="eastAsia"/>
        </w:rPr>
        <w:t xml:space="preserve"> </w:t>
      </w:r>
      <w:r w:rsidRPr="003F7600">
        <w:rPr>
          <w:rFonts w:hint="eastAsia"/>
        </w:rPr>
        <w:t>–</w:t>
      </w:r>
      <w:r w:rsidRPr="003F7600">
        <w:rPr>
          <w:rFonts w:hint="eastAsia"/>
        </w:rPr>
        <w:t xml:space="preserve"> </w:t>
      </w:r>
      <w:r w:rsidRPr="003F7600">
        <w:rPr>
          <w:rFonts w:hint="eastAsia"/>
        </w:rPr>
        <w:t>虽然是</w:t>
      </w:r>
      <w:r w:rsidRPr="003F7600">
        <w:rPr>
          <w:rFonts w:hint="eastAsia"/>
        </w:rPr>
        <w:t xml:space="preserve"> 3D</w:t>
      </w:r>
      <w:r w:rsidRPr="003F7600">
        <w:rPr>
          <w:rFonts w:hint="eastAsia"/>
        </w:rPr>
        <w:t>，但若只考虑一个面，它是平面）。</w:t>
      </w:r>
      <w:r w:rsidRPr="003F7600">
        <w:rPr>
          <w:rFonts w:hint="eastAsia"/>
        </w:rPr>
        <w:t xml:space="preserve">box.png </w:t>
      </w:r>
      <w:r w:rsidRPr="003F7600">
        <w:rPr>
          <w:rFonts w:hint="eastAsia"/>
        </w:rPr>
        <w:t>正对拍摄，</w:t>
      </w:r>
      <w:r w:rsidRPr="003F7600">
        <w:rPr>
          <w:rFonts w:hint="eastAsia"/>
        </w:rPr>
        <w:t xml:space="preserve">box_in_scene.png </w:t>
      </w:r>
      <w:r w:rsidRPr="003F7600">
        <w:rPr>
          <w:rFonts w:hint="eastAsia"/>
        </w:rPr>
        <w:t>倾斜拍摄，二者恰好构成了相机在不同视角下对同一平面物体的成像，因此可以用</w:t>
      </w:r>
      <w:r w:rsidRPr="003F7600">
        <w:rPr>
          <w:rFonts w:hint="eastAsia"/>
        </w:rPr>
        <w:t xml:space="preserve"> </w:t>
      </w:r>
      <w:proofErr w:type="spellStart"/>
      <w:r w:rsidRPr="003F7600">
        <w:rPr>
          <w:rFonts w:hint="eastAsia"/>
        </w:rPr>
        <w:t>Homography</w:t>
      </w:r>
      <w:proofErr w:type="spellEnd"/>
      <w:r w:rsidRPr="003F7600">
        <w:rPr>
          <w:rFonts w:hint="eastAsia"/>
        </w:rPr>
        <w:t xml:space="preserve"> </w:t>
      </w:r>
      <w:r w:rsidRPr="003F7600">
        <w:rPr>
          <w:rFonts w:hint="eastAsia"/>
        </w:rPr>
        <w:t>描述。</w:t>
      </w:r>
    </w:p>
    <w:p w14:paraId="0E3BFBD6" w14:textId="77777777" w:rsidR="001867E9" w:rsidRDefault="001867E9" w:rsidP="001867E9">
      <w:pPr>
        <w:widowControl/>
        <w:numPr>
          <w:ilvl w:val="0"/>
          <w:numId w:val="13"/>
        </w:numPr>
        <w:spacing w:beforeAutospacing="1" w:afterAutospacing="1"/>
      </w:pPr>
      <w:proofErr w:type="spellStart"/>
      <w:r>
        <w:t>Homography</w:t>
      </w:r>
      <w:proofErr w:type="spellEnd"/>
      <w:r>
        <w:t xml:space="preserve"> </w:t>
      </w:r>
      <w:r>
        <w:t>更适合平面物体还是立体物体？为什么？</w:t>
      </w:r>
      <w:r>
        <w:t xml:space="preserve"> </w:t>
      </w:r>
    </w:p>
    <w:p w14:paraId="2E39024E" w14:textId="77777777" w:rsidR="001867E9" w:rsidRDefault="001867E9" w:rsidP="001867E9">
      <w:pPr>
        <w:widowControl/>
        <w:spacing w:beforeAutospacing="1" w:afterAutospacing="1"/>
        <w:rPr>
          <w:rFonts w:hint="eastAsia"/>
        </w:rPr>
      </w:pPr>
      <w:r w:rsidRPr="003F7600">
        <w:rPr>
          <w:rFonts w:hint="eastAsia"/>
        </w:rPr>
        <w:t>平面物体。因为</w:t>
      </w:r>
      <w:r w:rsidRPr="003F7600">
        <w:rPr>
          <w:rFonts w:hint="eastAsia"/>
        </w:rPr>
        <w:t xml:space="preserve"> </w:t>
      </w:r>
      <w:proofErr w:type="spellStart"/>
      <w:r w:rsidRPr="003F7600">
        <w:rPr>
          <w:rFonts w:hint="eastAsia"/>
        </w:rPr>
        <w:t>Homography</w:t>
      </w:r>
      <w:proofErr w:type="spellEnd"/>
      <w:r w:rsidRPr="003F7600">
        <w:rPr>
          <w:rFonts w:hint="eastAsia"/>
        </w:rPr>
        <w:t xml:space="preserve"> </w:t>
      </w:r>
      <w:r w:rsidRPr="003F7600">
        <w:rPr>
          <w:rFonts w:hint="eastAsia"/>
        </w:rPr>
        <w:t>假设场景中</w:t>
      </w:r>
      <w:proofErr w:type="gramStart"/>
      <w:r w:rsidRPr="003F7600">
        <w:rPr>
          <w:rFonts w:hint="eastAsia"/>
        </w:rPr>
        <w:t>所有点</w:t>
      </w:r>
      <w:proofErr w:type="gramEnd"/>
      <w:r w:rsidRPr="003F7600">
        <w:rPr>
          <w:rFonts w:hint="eastAsia"/>
        </w:rPr>
        <w:t>共面，立体物体的不同深度点不满足单一透视变换，必须用更复杂的基础矩阵或本质矩阵描述。</w:t>
      </w:r>
    </w:p>
    <w:p w14:paraId="5C1A41B3" w14:textId="77777777" w:rsidR="001867E9" w:rsidRDefault="001867E9" w:rsidP="001867E9">
      <w:pPr>
        <w:widowControl/>
        <w:numPr>
          <w:ilvl w:val="0"/>
          <w:numId w:val="13"/>
        </w:numPr>
        <w:spacing w:beforeAutospacing="1" w:afterAutospacing="1"/>
      </w:pPr>
      <w:r>
        <w:t>如果场景中物体不是平面，</w:t>
      </w:r>
      <w:proofErr w:type="spellStart"/>
      <w:r>
        <w:t>Homography</w:t>
      </w:r>
      <w:proofErr w:type="spellEnd"/>
      <w:r>
        <w:t xml:space="preserve"> </w:t>
      </w:r>
      <w:r>
        <w:t>可能会出现什么问题？</w:t>
      </w:r>
      <w:r>
        <w:t xml:space="preserve"> </w:t>
      </w:r>
    </w:p>
    <w:p w14:paraId="76576849" w14:textId="77777777" w:rsidR="001867E9" w:rsidRDefault="001867E9" w:rsidP="001867E9">
      <w:pPr>
        <w:widowControl/>
        <w:spacing w:beforeAutospacing="1" w:afterAutospacing="1"/>
        <w:rPr>
          <w:rFonts w:hint="eastAsia"/>
        </w:rPr>
      </w:pPr>
      <w:r w:rsidRPr="003F7600">
        <w:rPr>
          <w:rFonts w:hint="eastAsia"/>
        </w:rPr>
        <w:t>将无法正确对齐</w:t>
      </w:r>
      <w:proofErr w:type="gramStart"/>
      <w:r w:rsidRPr="003F7600">
        <w:rPr>
          <w:rFonts w:hint="eastAsia"/>
        </w:rPr>
        <w:t>所有点</w:t>
      </w:r>
      <w:proofErr w:type="gramEnd"/>
      <w:r w:rsidRPr="003F7600">
        <w:rPr>
          <w:rFonts w:hint="eastAsia"/>
        </w:rPr>
        <w:t>——某些区域（如近处的角点）对齐了，远处的点会漂移；用</w:t>
      </w:r>
      <w:r w:rsidRPr="003F7600">
        <w:rPr>
          <w:rFonts w:hint="eastAsia"/>
        </w:rPr>
        <w:t xml:space="preserve"> </w:t>
      </w:r>
      <w:proofErr w:type="spellStart"/>
      <w:r w:rsidRPr="003F7600">
        <w:rPr>
          <w:rFonts w:hint="eastAsia"/>
        </w:rPr>
        <w:t>Homography</w:t>
      </w:r>
      <w:proofErr w:type="spellEnd"/>
      <w:r w:rsidRPr="003F7600">
        <w:rPr>
          <w:rFonts w:hint="eastAsia"/>
        </w:rPr>
        <w:t xml:space="preserve"> </w:t>
      </w:r>
      <w:r w:rsidRPr="003F7600">
        <w:rPr>
          <w:rFonts w:hint="eastAsia"/>
        </w:rPr>
        <w:t>投影后会看到视觉伪影（重影、错位），</w:t>
      </w:r>
      <w:r w:rsidRPr="003F7600">
        <w:rPr>
          <w:rFonts w:hint="eastAsia"/>
        </w:rPr>
        <w:t xml:space="preserve">RANSAC </w:t>
      </w:r>
      <w:r w:rsidRPr="003F7600">
        <w:rPr>
          <w:rFonts w:hint="eastAsia"/>
        </w:rPr>
        <w:t>得到的</w:t>
      </w:r>
      <w:r w:rsidRPr="003F7600">
        <w:rPr>
          <w:rFonts w:hint="eastAsia"/>
        </w:rPr>
        <w:t xml:space="preserve"> inlier </w:t>
      </w:r>
      <w:r w:rsidRPr="003F7600">
        <w:rPr>
          <w:rFonts w:hint="eastAsia"/>
        </w:rPr>
        <w:t>比例也会偏低。</w:t>
      </w:r>
    </w:p>
    <w:p w14:paraId="1248A6D1" w14:textId="77777777" w:rsidR="001867E9" w:rsidRDefault="001867E9" w:rsidP="001867E9">
      <w:pPr>
        <w:pStyle w:val="2"/>
        <w:widowControl/>
        <w:rPr>
          <w:rFonts w:hint="default"/>
        </w:rPr>
      </w:pPr>
      <w:r>
        <w:lastRenderedPageBreak/>
        <w:t>问题 8：SIFT 和 ORB 有什么区别？</w:t>
      </w:r>
    </w:p>
    <w:p w14:paraId="083461CB" w14:textId="77777777" w:rsidR="001867E9" w:rsidRDefault="001867E9" w:rsidP="001867E9">
      <w:pPr>
        <w:pStyle w:val="a5"/>
        <w:widowControl/>
      </w:pPr>
      <w:r>
        <w:t>如果完成了</w:t>
      </w:r>
      <w:r>
        <w:t xml:space="preserve"> SIFT </w:t>
      </w:r>
      <w:r>
        <w:t>选做任务，请回答：</w:t>
      </w:r>
    </w:p>
    <w:p w14:paraId="5C984F42" w14:textId="77777777" w:rsidR="001867E9" w:rsidRDefault="001867E9" w:rsidP="001867E9">
      <w:pPr>
        <w:widowControl/>
        <w:numPr>
          <w:ilvl w:val="0"/>
          <w:numId w:val="14"/>
        </w:numPr>
        <w:spacing w:beforeAutospacing="1" w:afterAutospacing="1"/>
      </w:pPr>
      <w:r>
        <w:t xml:space="preserve">ORB </w:t>
      </w:r>
      <w:r>
        <w:t>描述子和</w:t>
      </w:r>
      <w:r>
        <w:t xml:space="preserve"> SIFT </w:t>
      </w:r>
      <w:r>
        <w:t>描述子的结构有什么不同？</w:t>
      </w:r>
      <w:r>
        <w:t xml:space="preserve"> </w:t>
      </w:r>
    </w:p>
    <w:p w14:paraId="5A257EC0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>
        <w:rPr>
          <w:rFonts w:hint="eastAsia"/>
        </w:rPr>
        <w:t>ORB</w:t>
      </w:r>
      <w:r>
        <w:rPr>
          <w:rFonts w:hint="eastAsia"/>
        </w:rPr>
        <w:t>：二进制字符串（</w:t>
      </w:r>
      <w:r>
        <w:rPr>
          <w:rFonts w:hint="eastAsia"/>
        </w:rPr>
        <w:t>256 bit</w:t>
      </w:r>
      <w:r>
        <w:rPr>
          <w:rFonts w:hint="eastAsia"/>
        </w:rPr>
        <w:t>）。</w:t>
      </w:r>
    </w:p>
    <w:p w14:paraId="6B7C7B8A" w14:textId="77777777" w:rsidR="001867E9" w:rsidRDefault="001867E9" w:rsidP="001867E9">
      <w:pPr>
        <w:widowControl/>
        <w:spacing w:beforeAutospacing="1" w:afterAutospacing="1"/>
        <w:rPr>
          <w:rFonts w:hint="eastAsia"/>
        </w:rPr>
      </w:pPr>
      <w:r>
        <w:rPr>
          <w:rFonts w:hint="eastAsia"/>
        </w:rPr>
        <w:t>SIFT</w:t>
      </w:r>
      <w:r>
        <w:rPr>
          <w:rFonts w:hint="eastAsia"/>
        </w:rPr>
        <w:t>：浮点向量（</w:t>
      </w:r>
      <w:r>
        <w:rPr>
          <w:rFonts w:hint="eastAsia"/>
        </w:rPr>
        <w:t xml:space="preserve">128 </w:t>
      </w:r>
      <w:r>
        <w:rPr>
          <w:rFonts w:hint="eastAsia"/>
        </w:rPr>
        <w:t>维</w:t>
      </w:r>
      <w:r>
        <w:rPr>
          <w:rFonts w:hint="eastAsia"/>
        </w:rPr>
        <w:t xml:space="preserve"> float</w:t>
      </w:r>
      <w:r>
        <w:rPr>
          <w:rFonts w:hint="eastAsia"/>
        </w:rPr>
        <w:t>，每个维度通常是</w:t>
      </w:r>
      <w:r>
        <w:rPr>
          <w:rFonts w:hint="eastAsia"/>
        </w:rPr>
        <w:t xml:space="preserve"> 0~255 </w:t>
      </w:r>
      <w:r>
        <w:rPr>
          <w:rFonts w:hint="eastAsia"/>
        </w:rPr>
        <w:t>归一化后的值）。</w:t>
      </w:r>
    </w:p>
    <w:p w14:paraId="219C5DA3" w14:textId="77777777" w:rsidR="001867E9" w:rsidRDefault="001867E9" w:rsidP="001867E9">
      <w:pPr>
        <w:widowControl/>
        <w:numPr>
          <w:ilvl w:val="0"/>
          <w:numId w:val="14"/>
        </w:numPr>
        <w:spacing w:beforeAutospacing="1" w:afterAutospacing="1"/>
      </w:pPr>
      <w:r>
        <w:t xml:space="preserve">ORB </w:t>
      </w:r>
      <w:r>
        <w:t>为什么使用</w:t>
      </w:r>
      <w:r>
        <w:t xml:space="preserve"> Hamming distance</w:t>
      </w:r>
      <w:r>
        <w:t>？</w:t>
      </w:r>
      <w:r>
        <w:t xml:space="preserve"> </w:t>
      </w:r>
    </w:p>
    <w:p w14:paraId="06C0FD7A" w14:textId="77777777" w:rsidR="001867E9" w:rsidRDefault="001867E9" w:rsidP="001867E9">
      <w:pPr>
        <w:widowControl/>
        <w:spacing w:beforeAutospacing="1" w:afterAutospacing="1"/>
        <w:rPr>
          <w:rFonts w:hint="eastAsia"/>
        </w:rPr>
      </w:pPr>
      <w:r w:rsidRPr="006C728F">
        <w:rPr>
          <w:rFonts w:hint="eastAsia"/>
        </w:rPr>
        <w:t>因为二进制描述</w:t>
      </w:r>
      <w:proofErr w:type="gramStart"/>
      <w:r w:rsidRPr="006C728F">
        <w:rPr>
          <w:rFonts w:hint="eastAsia"/>
        </w:rPr>
        <w:t>子计算</w:t>
      </w:r>
      <w:proofErr w:type="gramEnd"/>
      <w:r w:rsidRPr="006C728F">
        <w:rPr>
          <w:rFonts w:hint="eastAsia"/>
        </w:rPr>
        <w:t>汉明距离（</w:t>
      </w:r>
      <w:r w:rsidRPr="006C728F">
        <w:rPr>
          <w:rFonts w:hint="eastAsia"/>
        </w:rPr>
        <w:t xml:space="preserve">XOR + </w:t>
      </w:r>
      <w:proofErr w:type="spellStart"/>
      <w:r w:rsidRPr="006C728F">
        <w:rPr>
          <w:rFonts w:hint="eastAsia"/>
        </w:rPr>
        <w:t>popcount</w:t>
      </w:r>
      <w:proofErr w:type="spellEnd"/>
      <w:r w:rsidRPr="006C728F">
        <w:rPr>
          <w:rFonts w:hint="eastAsia"/>
        </w:rPr>
        <w:t>）极快，满足实时性需求。</w:t>
      </w:r>
    </w:p>
    <w:p w14:paraId="34C8DAD5" w14:textId="77777777" w:rsidR="001867E9" w:rsidRDefault="001867E9" w:rsidP="001867E9">
      <w:pPr>
        <w:widowControl/>
        <w:numPr>
          <w:ilvl w:val="0"/>
          <w:numId w:val="14"/>
        </w:numPr>
        <w:spacing w:beforeAutospacing="1" w:afterAutospacing="1"/>
      </w:pPr>
      <w:r>
        <w:t xml:space="preserve">SIFT </w:t>
      </w:r>
      <w:r>
        <w:t>为什么使用</w:t>
      </w:r>
      <w:r>
        <w:t xml:space="preserve"> L2 distance</w:t>
      </w:r>
      <w:r>
        <w:t>？</w:t>
      </w:r>
      <w:r>
        <w:t xml:space="preserve"> </w:t>
      </w:r>
    </w:p>
    <w:p w14:paraId="187FE8FC" w14:textId="77777777" w:rsidR="001867E9" w:rsidRDefault="001867E9" w:rsidP="001867E9">
      <w:pPr>
        <w:widowControl/>
        <w:spacing w:beforeAutospacing="1" w:afterAutospacing="1"/>
        <w:rPr>
          <w:rFonts w:hint="eastAsia"/>
        </w:rPr>
      </w:pPr>
      <w:r w:rsidRPr="006C728F">
        <w:rPr>
          <w:rFonts w:hint="eastAsia"/>
        </w:rPr>
        <w:t>因为</w:t>
      </w:r>
      <w:r w:rsidRPr="006C728F">
        <w:rPr>
          <w:rFonts w:hint="eastAsia"/>
        </w:rPr>
        <w:t xml:space="preserve"> SIFT </w:t>
      </w:r>
      <w:r w:rsidRPr="006C728F">
        <w:rPr>
          <w:rFonts w:hint="eastAsia"/>
        </w:rPr>
        <w:t>描述子是浮点直方图，欧氏距离能更好地度量两个高维浮点向量之间的相似性。</w:t>
      </w:r>
    </w:p>
    <w:p w14:paraId="7E19C996" w14:textId="77777777" w:rsidR="001867E9" w:rsidRDefault="001867E9" w:rsidP="001867E9">
      <w:pPr>
        <w:widowControl/>
        <w:numPr>
          <w:ilvl w:val="0"/>
          <w:numId w:val="14"/>
        </w:numPr>
        <w:spacing w:beforeAutospacing="1" w:afterAutospacing="1"/>
      </w:pPr>
      <w:r>
        <w:t xml:space="preserve">SIFT </w:t>
      </w:r>
      <w:r>
        <w:t>为什么通常比</w:t>
      </w:r>
      <w:r>
        <w:t xml:space="preserve"> ORB </w:t>
      </w:r>
      <w:r>
        <w:t>更稳定？</w:t>
      </w:r>
      <w:r>
        <w:t xml:space="preserve"> </w:t>
      </w:r>
    </w:p>
    <w:p w14:paraId="3E57689E" w14:textId="77777777" w:rsidR="001867E9" w:rsidRDefault="001867E9" w:rsidP="001867E9">
      <w:pPr>
        <w:widowControl/>
        <w:spacing w:beforeAutospacing="1" w:afterAutospacing="1"/>
        <w:rPr>
          <w:rFonts w:hint="eastAsia"/>
        </w:rPr>
      </w:pPr>
      <w:r w:rsidRPr="006C728F">
        <w:rPr>
          <w:rFonts w:hint="eastAsia"/>
        </w:rPr>
        <w:t xml:space="preserve">SIFT </w:t>
      </w:r>
      <w:r w:rsidRPr="006C728F">
        <w:rPr>
          <w:rFonts w:hint="eastAsia"/>
        </w:rPr>
        <w:t>描述子基于梯度方向直方图，统计更丰富的光照和纹理信息，对光照变化、噪声、小视角</w:t>
      </w:r>
      <w:proofErr w:type="gramStart"/>
      <w:r w:rsidRPr="006C728F">
        <w:rPr>
          <w:rFonts w:hint="eastAsia"/>
        </w:rPr>
        <w:t>变化更鲁棒</w:t>
      </w:r>
      <w:proofErr w:type="gramEnd"/>
      <w:r w:rsidRPr="006C728F">
        <w:rPr>
          <w:rFonts w:hint="eastAsia"/>
        </w:rPr>
        <w:t>。</w:t>
      </w:r>
      <w:r w:rsidRPr="006C728F">
        <w:rPr>
          <w:rFonts w:hint="eastAsia"/>
        </w:rPr>
        <w:t xml:space="preserve">ORB </w:t>
      </w:r>
      <w:r w:rsidRPr="006C728F">
        <w:rPr>
          <w:rFonts w:hint="eastAsia"/>
        </w:rPr>
        <w:t>的二进制测试相对“粗暴”。</w:t>
      </w:r>
    </w:p>
    <w:p w14:paraId="3A55493E" w14:textId="77777777" w:rsidR="001867E9" w:rsidRDefault="001867E9" w:rsidP="001867E9">
      <w:pPr>
        <w:widowControl/>
        <w:numPr>
          <w:ilvl w:val="0"/>
          <w:numId w:val="14"/>
        </w:numPr>
        <w:spacing w:beforeAutospacing="1" w:afterAutospacing="1"/>
      </w:pPr>
      <w:r>
        <w:t xml:space="preserve">ORB </w:t>
      </w:r>
      <w:r>
        <w:t>为什么通常比</w:t>
      </w:r>
      <w:r>
        <w:t xml:space="preserve"> SIFT </w:t>
      </w:r>
      <w:r>
        <w:t>更快？</w:t>
      </w:r>
      <w:r>
        <w:t xml:space="preserve"> </w:t>
      </w:r>
    </w:p>
    <w:p w14:paraId="74E7B32D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>
        <w:rPr>
          <w:rFonts w:hint="eastAsia"/>
        </w:rPr>
        <w:t>检测更简单：</w:t>
      </w:r>
      <w:r>
        <w:rPr>
          <w:rFonts w:hint="eastAsia"/>
        </w:rPr>
        <w:t xml:space="preserve">FAST </w:t>
      </w:r>
      <w:proofErr w:type="gramStart"/>
      <w:r>
        <w:rPr>
          <w:rFonts w:hint="eastAsia"/>
        </w:rPr>
        <w:t>角点检测</w:t>
      </w:r>
      <w:proofErr w:type="gramEnd"/>
      <w:r>
        <w:rPr>
          <w:rFonts w:hint="eastAsia"/>
        </w:rPr>
        <w:t>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DoG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金字塔快很多。</w:t>
      </w:r>
    </w:p>
    <w:p w14:paraId="77D1B583" w14:textId="77777777" w:rsidR="001867E9" w:rsidRPr="006C728F" w:rsidRDefault="001867E9" w:rsidP="001867E9">
      <w:pPr>
        <w:widowControl/>
        <w:tabs>
          <w:tab w:val="left" w:pos="720"/>
        </w:tabs>
        <w:spacing w:beforeAutospacing="1" w:afterAutospacing="1"/>
      </w:pPr>
      <w:r>
        <w:rPr>
          <w:rFonts w:hint="eastAsia"/>
        </w:rPr>
        <w:t>描述</w:t>
      </w:r>
      <w:proofErr w:type="gramStart"/>
      <w:r>
        <w:rPr>
          <w:rFonts w:hint="eastAsia"/>
        </w:rPr>
        <w:t>子计算无</w:t>
      </w:r>
      <w:proofErr w:type="gramEnd"/>
      <w:r>
        <w:rPr>
          <w:rFonts w:hint="eastAsia"/>
        </w:rPr>
        <w:t>浮点运算，只有比较和位运算。</w:t>
      </w:r>
    </w:p>
    <w:p w14:paraId="432D5FA5" w14:textId="77777777" w:rsidR="001867E9" w:rsidRDefault="001867E9" w:rsidP="001867E9">
      <w:pPr>
        <w:widowControl/>
        <w:spacing w:beforeAutospacing="1" w:afterAutospacing="1"/>
        <w:rPr>
          <w:rFonts w:hint="eastAsia"/>
        </w:rPr>
      </w:pPr>
      <w:r>
        <w:rPr>
          <w:rFonts w:hint="eastAsia"/>
        </w:rPr>
        <w:t>匹配阶段汉明距离远快于欧氏距离。</w:t>
      </w:r>
    </w:p>
    <w:p w14:paraId="3EBB1CED" w14:textId="77777777" w:rsidR="001867E9" w:rsidRDefault="001867E9" w:rsidP="001867E9">
      <w:pPr>
        <w:widowControl/>
        <w:numPr>
          <w:ilvl w:val="0"/>
          <w:numId w:val="14"/>
        </w:numPr>
        <w:spacing w:beforeAutospacing="1" w:afterAutospacing="1"/>
        <w:rPr>
          <w:rFonts w:hint="eastAsia"/>
        </w:rPr>
      </w:pPr>
      <w:r>
        <w:t>在本实验中，</w:t>
      </w:r>
      <w:r>
        <w:t xml:space="preserve">SIFT </w:t>
      </w:r>
      <w:r>
        <w:t>和</w:t>
      </w:r>
      <w:r>
        <w:t xml:space="preserve"> ORB </w:t>
      </w:r>
      <w:r>
        <w:t>哪个效果更好？请结合匹配数量、内点比例和定位结果说明。</w:t>
      </w:r>
      <w:r>
        <w:t xml:space="preserve"> </w:t>
      </w:r>
    </w:p>
    <w:p w14:paraId="2B517DBA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>
        <w:rPr>
          <w:rFonts w:hint="eastAsia"/>
        </w:rPr>
        <w:t>推测</w:t>
      </w:r>
      <w:r>
        <w:rPr>
          <w:rFonts w:hint="eastAsia"/>
        </w:rPr>
        <w:t xml:space="preserve"> SIFT </w:t>
      </w:r>
      <w:r>
        <w:rPr>
          <w:rFonts w:hint="eastAsia"/>
        </w:rPr>
        <w:t>效果更好。</w:t>
      </w:r>
      <w:r>
        <w:rPr>
          <w:rFonts w:hint="eastAsia"/>
        </w:rPr>
        <w:t xml:space="preserve"> </w:t>
      </w:r>
      <w:r>
        <w:rPr>
          <w:rFonts w:hint="eastAsia"/>
        </w:rPr>
        <w:t>理由（基于典型实验结果）：</w:t>
      </w:r>
    </w:p>
    <w:p w14:paraId="705102F0" w14:textId="77777777" w:rsidR="001867E9" w:rsidRPr="006C728F" w:rsidRDefault="001867E9" w:rsidP="001867E9">
      <w:pPr>
        <w:widowControl/>
        <w:tabs>
          <w:tab w:val="left" w:pos="720"/>
        </w:tabs>
        <w:spacing w:beforeAutospacing="1" w:afterAutospacing="1"/>
      </w:pPr>
      <w:r>
        <w:rPr>
          <w:rFonts w:hint="eastAsia"/>
        </w:rPr>
        <w:t>匹配数量：</w:t>
      </w:r>
      <w:r>
        <w:rPr>
          <w:rFonts w:hint="eastAsia"/>
        </w:rPr>
        <w:t xml:space="preserve">SIFT </w:t>
      </w:r>
      <w:r>
        <w:rPr>
          <w:rFonts w:hint="eastAsia"/>
        </w:rPr>
        <w:t>通常提供更多稳定匹配。</w:t>
      </w:r>
    </w:p>
    <w:p w14:paraId="6EEA9E21" w14:textId="77777777" w:rsidR="001867E9" w:rsidRPr="006C728F" w:rsidRDefault="001867E9" w:rsidP="001867E9">
      <w:pPr>
        <w:widowControl/>
        <w:tabs>
          <w:tab w:val="left" w:pos="720"/>
        </w:tabs>
        <w:spacing w:beforeAutospacing="1" w:afterAutospacing="1"/>
      </w:pPr>
      <w:r>
        <w:rPr>
          <w:rFonts w:hint="eastAsia"/>
        </w:rPr>
        <w:t>内点比例：经过</w:t>
      </w:r>
      <w:r>
        <w:rPr>
          <w:rFonts w:hint="eastAsia"/>
        </w:rPr>
        <w:t xml:space="preserve"> RANSAC</w:t>
      </w:r>
      <w:r>
        <w:rPr>
          <w:rFonts w:hint="eastAsia"/>
        </w:rPr>
        <w:t>，</w:t>
      </w:r>
      <w:r>
        <w:rPr>
          <w:rFonts w:hint="eastAsia"/>
        </w:rPr>
        <w:t xml:space="preserve">SIFT </w:t>
      </w:r>
      <w:r>
        <w:rPr>
          <w:rFonts w:hint="eastAsia"/>
        </w:rPr>
        <w:t>内点率可能更高。</w:t>
      </w:r>
    </w:p>
    <w:p w14:paraId="39C15C63" w14:textId="77777777" w:rsidR="001867E9" w:rsidRDefault="001867E9" w:rsidP="001867E9">
      <w:pPr>
        <w:widowControl/>
        <w:spacing w:beforeAutospacing="1" w:afterAutospacing="1"/>
        <w:rPr>
          <w:rFonts w:hint="eastAsia"/>
        </w:rPr>
      </w:pPr>
      <w:r>
        <w:rPr>
          <w:rFonts w:hint="eastAsia"/>
        </w:rPr>
        <w:t>定位结果：</w:t>
      </w:r>
      <w:r>
        <w:rPr>
          <w:rFonts w:hint="eastAsia"/>
        </w:rPr>
        <w:t xml:space="preserve">SIFT </w:t>
      </w:r>
      <w:r>
        <w:rPr>
          <w:rFonts w:hint="eastAsia"/>
        </w:rPr>
        <w:t>计算的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Homography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投影角点更</w:t>
      </w:r>
      <w:proofErr w:type="gramEnd"/>
      <w:r>
        <w:rPr>
          <w:rFonts w:hint="eastAsia"/>
        </w:rPr>
        <w:t>准确地贴合实际盒子边框；</w:t>
      </w:r>
      <w:r>
        <w:rPr>
          <w:rFonts w:hint="eastAsia"/>
        </w:rPr>
        <w:t xml:space="preserve">ORB </w:t>
      </w:r>
      <w:r>
        <w:rPr>
          <w:rFonts w:hint="eastAsia"/>
        </w:rPr>
        <w:t>在有重复纹理时可能出现漂移或明显外点残留。</w:t>
      </w:r>
    </w:p>
    <w:p w14:paraId="4A021A4E" w14:textId="77777777" w:rsidR="001867E9" w:rsidRDefault="001867E9" w:rsidP="001867E9">
      <w:pPr>
        <w:pStyle w:val="2"/>
        <w:widowControl/>
        <w:rPr>
          <w:rFonts w:hint="default"/>
        </w:rPr>
      </w:pPr>
      <w:r>
        <w:t>问题 9：SIFT 是否抗透视变换？</w:t>
      </w:r>
    </w:p>
    <w:p w14:paraId="4DB80218" w14:textId="77777777" w:rsidR="001867E9" w:rsidRDefault="001867E9" w:rsidP="001867E9">
      <w:pPr>
        <w:pStyle w:val="a5"/>
        <w:widowControl/>
      </w:pPr>
      <w:r>
        <w:lastRenderedPageBreak/>
        <w:t>请回答：</w:t>
      </w:r>
    </w:p>
    <w:p w14:paraId="273531CE" w14:textId="77777777" w:rsidR="001867E9" w:rsidRDefault="001867E9" w:rsidP="001867E9">
      <w:pPr>
        <w:widowControl/>
        <w:numPr>
          <w:ilvl w:val="0"/>
          <w:numId w:val="15"/>
        </w:numPr>
        <w:spacing w:beforeAutospacing="1" w:afterAutospacing="1"/>
      </w:pPr>
      <w:r>
        <w:t xml:space="preserve">SIFT </w:t>
      </w:r>
      <w:r>
        <w:t>主要抗哪些变化？</w:t>
      </w:r>
      <w:r>
        <w:t xml:space="preserve"> </w:t>
      </w:r>
    </w:p>
    <w:p w14:paraId="3EC47292" w14:textId="77777777" w:rsidR="001867E9" w:rsidRDefault="001867E9" w:rsidP="001867E9">
      <w:pPr>
        <w:widowControl/>
        <w:spacing w:beforeAutospacing="1" w:afterAutospacing="1"/>
        <w:rPr>
          <w:rFonts w:hint="eastAsia"/>
        </w:rPr>
      </w:pPr>
      <w:r w:rsidRPr="006C728F">
        <w:rPr>
          <w:rFonts w:hint="eastAsia"/>
        </w:rPr>
        <w:t>主要抗旋转、尺度缩放、亮度变化和一定程度的仿射变形（视角小范围改变）</w:t>
      </w:r>
    </w:p>
    <w:p w14:paraId="116C1080" w14:textId="77777777" w:rsidR="001867E9" w:rsidRDefault="001867E9" w:rsidP="001867E9">
      <w:pPr>
        <w:widowControl/>
        <w:numPr>
          <w:ilvl w:val="0"/>
          <w:numId w:val="15"/>
        </w:numPr>
        <w:spacing w:beforeAutospacing="1" w:afterAutospacing="1"/>
      </w:pPr>
      <w:r>
        <w:t xml:space="preserve">SIFT </w:t>
      </w:r>
      <w:r>
        <w:t>是否严格抗透视变换？</w:t>
      </w:r>
      <w:r>
        <w:t xml:space="preserve"> </w:t>
      </w:r>
    </w:p>
    <w:p w14:paraId="79C1C095" w14:textId="77777777" w:rsidR="001867E9" w:rsidRDefault="001867E9" w:rsidP="001867E9">
      <w:pPr>
        <w:widowControl/>
        <w:spacing w:beforeAutospacing="1" w:afterAutospacing="1"/>
        <w:rPr>
          <w:rFonts w:hint="eastAsia"/>
        </w:rPr>
      </w:pPr>
      <w:r w:rsidRPr="006C728F">
        <w:rPr>
          <w:rFonts w:hint="eastAsia"/>
        </w:rPr>
        <w:t>不严格。</w:t>
      </w:r>
      <w:r w:rsidRPr="006C728F">
        <w:rPr>
          <w:rFonts w:hint="eastAsia"/>
        </w:rPr>
        <w:t xml:space="preserve"> </w:t>
      </w:r>
      <w:r w:rsidRPr="006C728F">
        <w:rPr>
          <w:rFonts w:hint="eastAsia"/>
        </w:rPr>
        <w:t>纯</w:t>
      </w:r>
      <w:r w:rsidRPr="006C728F">
        <w:rPr>
          <w:rFonts w:hint="eastAsia"/>
        </w:rPr>
        <w:t xml:space="preserve"> SIFT</w:t>
      </w:r>
      <w:r w:rsidRPr="006C728F">
        <w:rPr>
          <w:rFonts w:hint="eastAsia"/>
        </w:rPr>
        <w:t>（未加仿射自适应）没有机制校正透视畸变，大角度透视变换下描述子会失效。</w:t>
      </w:r>
    </w:p>
    <w:p w14:paraId="19061C47" w14:textId="77777777" w:rsidR="001867E9" w:rsidRDefault="001867E9" w:rsidP="001867E9">
      <w:pPr>
        <w:widowControl/>
        <w:numPr>
          <w:ilvl w:val="0"/>
          <w:numId w:val="15"/>
        </w:numPr>
        <w:spacing w:beforeAutospacing="1" w:afterAutospacing="1"/>
      </w:pPr>
      <w:r>
        <w:t>为什么</w:t>
      </w:r>
      <w:r>
        <w:t xml:space="preserve"> SIFT </w:t>
      </w:r>
      <w:r>
        <w:t>对小范围视角变化有一定鲁棒性？</w:t>
      </w:r>
      <w:r>
        <w:t xml:space="preserve"> </w:t>
      </w:r>
    </w:p>
    <w:p w14:paraId="1A7784EB" w14:textId="77777777" w:rsidR="001867E9" w:rsidRDefault="001867E9" w:rsidP="001867E9">
      <w:pPr>
        <w:widowControl/>
        <w:spacing w:beforeAutospacing="1" w:afterAutospacing="1"/>
        <w:rPr>
          <w:rFonts w:hint="eastAsia"/>
        </w:rPr>
      </w:pPr>
      <w:r w:rsidRPr="006C728F">
        <w:rPr>
          <w:rFonts w:hint="eastAsia"/>
        </w:rPr>
        <w:t>小范围的视角变化近似为局部仿射变换，而</w:t>
      </w:r>
      <w:r w:rsidRPr="006C728F">
        <w:rPr>
          <w:rFonts w:hint="eastAsia"/>
        </w:rPr>
        <w:t xml:space="preserve"> SIFT </w:t>
      </w:r>
      <w:r w:rsidRPr="006C728F">
        <w:rPr>
          <w:rFonts w:hint="eastAsia"/>
        </w:rPr>
        <w:t>描述子在局部梯度累加窗口对轻微拉伸</w:t>
      </w:r>
      <w:r w:rsidRPr="006C728F">
        <w:rPr>
          <w:rFonts w:hint="eastAsia"/>
        </w:rPr>
        <w:t>/</w:t>
      </w:r>
      <w:r w:rsidRPr="006C728F">
        <w:rPr>
          <w:rFonts w:hint="eastAsia"/>
        </w:rPr>
        <w:t>倾斜有一定容忍度，变化不剧烈时仍能产生相似描述子。</w:t>
      </w:r>
    </w:p>
    <w:p w14:paraId="7632FCE4" w14:textId="77777777" w:rsidR="001867E9" w:rsidRDefault="001867E9" w:rsidP="001867E9">
      <w:pPr>
        <w:widowControl/>
        <w:numPr>
          <w:ilvl w:val="0"/>
          <w:numId w:val="15"/>
        </w:numPr>
        <w:spacing w:beforeAutospacing="1" w:afterAutospacing="1"/>
      </w:pPr>
      <w:r>
        <w:t>为什么大角度透视变化下</w:t>
      </w:r>
      <w:r>
        <w:t xml:space="preserve"> SIFT </w:t>
      </w:r>
      <w:r>
        <w:t>仍可能失败？</w:t>
      </w:r>
      <w:r>
        <w:t xml:space="preserve"> </w:t>
      </w:r>
    </w:p>
    <w:p w14:paraId="1D1CA8A6" w14:textId="77777777" w:rsidR="001867E9" w:rsidRDefault="001867E9" w:rsidP="001867E9">
      <w:pPr>
        <w:widowControl/>
        <w:spacing w:beforeAutospacing="1" w:afterAutospacing="1"/>
        <w:rPr>
          <w:rFonts w:hint="eastAsia"/>
        </w:rPr>
      </w:pPr>
      <w:r w:rsidRPr="006C728F">
        <w:rPr>
          <w:rFonts w:hint="eastAsia"/>
        </w:rPr>
        <w:t>大角度透视下，一个圆形的邻域会变成极扁的椭圆，内部梯度方向严重扭曲，</w:t>
      </w:r>
      <w:r w:rsidRPr="006C728F">
        <w:rPr>
          <w:rFonts w:hint="eastAsia"/>
        </w:rPr>
        <w:t xml:space="preserve">SIFT </w:t>
      </w:r>
      <w:r w:rsidRPr="006C728F">
        <w:rPr>
          <w:rFonts w:hint="eastAsia"/>
        </w:rPr>
        <w:t>描述子的梯度方向直方图会完全改变，导致同一物理点在两图中的描述子差异很大而无法匹配。</w:t>
      </w:r>
    </w:p>
    <w:p w14:paraId="6F7E987B" w14:textId="77777777" w:rsidR="001867E9" w:rsidRDefault="001867E9" w:rsidP="001867E9">
      <w:pPr>
        <w:widowControl/>
        <w:numPr>
          <w:ilvl w:val="0"/>
          <w:numId w:val="15"/>
        </w:numPr>
        <w:spacing w:beforeAutospacing="1" w:afterAutospacing="1"/>
      </w:pPr>
      <w:r>
        <w:t>在本实验中，真正处理整体透视变化的是</w:t>
      </w:r>
      <w:r>
        <w:t xml:space="preserve"> SIFT/ORB</w:t>
      </w:r>
      <w:r>
        <w:t>，还是</w:t>
      </w:r>
      <w:r>
        <w:t xml:space="preserve"> RANSAC + </w:t>
      </w:r>
      <w:proofErr w:type="spellStart"/>
      <w:r>
        <w:t>Homography</w:t>
      </w:r>
      <w:proofErr w:type="spellEnd"/>
      <w:r>
        <w:t>？</w:t>
      </w:r>
      <w:r>
        <w:t xml:space="preserve"> </w:t>
      </w:r>
    </w:p>
    <w:p w14:paraId="66AC9F04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>
        <w:rPr>
          <w:rFonts w:hint="eastAsia"/>
        </w:rPr>
        <w:t>是</w:t>
      </w:r>
      <w:r>
        <w:rPr>
          <w:rFonts w:hint="eastAsia"/>
        </w:rPr>
        <w:t xml:space="preserve"> RANSAC + </w:t>
      </w:r>
      <w:proofErr w:type="spellStart"/>
      <w:r>
        <w:rPr>
          <w:rFonts w:hint="eastAsia"/>
        </w:rPr>
        <w:t>Homography</w:t>
      </w:r>
      <w:proofErr w:type="spellEnd"/>
      <w:r>
        <w:rPr>
          <w:rFonts w:hint="eastAsia"/>
        </w:rPr>
        <w:t>。</w:t>
      </w:r>
    </w:p>
    <w:p w14:paraId="075D51DF" w14:textId="77777777" w:rsidR="001867E9" w:rsidRPr="006C728F" w:rsidRDefault="001867E9" w:rsidP="001867E9">
      <w:pPr>
        <w:widowControl/>
        <w:tabs>
          <w:tab w:val="left" w:pos="720"/>
        </w:tabs>
        <w:spacing w:beforeAutospacing="1" w:afterAutospacing="1"/>
      </w:pPr>
      <w:r>
        <w:rPr>
          <w:rFonts w:hint="eastAsia"/>
        </w:rPr>
        <w:t xml:space="preserve">SIFT/ORB </w:t>
      </w:r>
      <w:r>
        <w:rPr>
          <w:rFonts w:hint="eastAsia"/>
        </w:rPr>
        <w:t>只负责提供候选点对，它们不能“理解”透视关系。</w:t>
      </w:r>
    </w:p>
    <w:p w14:paraId="221A7D54" w14:textId="77777777" w:rsidR="001867E9" w:rsidRDefault="001867E9" w:rsidP="001867E9">
      <w:pPr>
        <w:widowControl/>
        <w:spacing w:beforeAutospacing="1" w:afterAutospacing="1"/>
        <w:rPr>
          <w:rFonts w:hint="eastAsia"/>
        </w:rPr>
      </w:pPr>
      <w:r>
        <w:rPr>
          <w:rFonts w:hint="eastAsia"/>
        </w:rPr>
        <w:t xml:space="preserve">RANSAC + </w:t>
      </w:r>
      <w:proofErr w:type="spellStart"/>
      <w:r>
        <w:rPr>
          <w:rFonts w:hint="eastAsia"/>
        </w:rPr>
        <w:t>Homography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负责从带有大量外点的候选匹配中，估计出正确的透视变换并剔除错误点。所以真正“处理透视变化”、完成几何校正的是后者的组合</w:t>
      </w:r>
    </w:p>
    <w:p w14:paraId="6D46C486" w14:textId="77777777" w:rsidR="001867E9" w:rsidRDefault="001867E9" w:rsidP="001867E9">
      <w:pPr>
        <w:pStyle w:val="2"/>
        <w:widowControl/>
        <w:rPr>
          <w:rFonts w:hint="default"/>
        </w:rPr>
      </w:pPr>
      <w:r>
        <w:t>问题 10：实验总结</w:t>
      </w:r>
    </w:p>
    <w:p w14:paraId="4EEE2DAF" w14:textId="77777777" w:rsidR="001867E9" w:rsidRDefault="001867E9" w:rsidP="001867E9">
      <w:pPr>
        <w:pStyle w:val="a5"/>
        <w:widowControl/>
      </w:pPr>
      <w:r>
        <w:t>请用</w:t>
      </w:r>
      <w:r>
        <w:t xml:space="preserve"> 300–500 </w:t>
      </w:r>
      <w:r>
        <w:t>字总结本实验，包括：</w:t>
      </w:r>
    </w:p>
    <w:p w14:paraId="225B66B9" w14:textId="77777777" w:rsidR="001867E9" w:rsidRDefault="001867E9" w:rsidP="001867E9">
      <w:pPr>
        <w:widowControl/>
        <w:numPr>
          <w:ilvl w:val="0"/>
          <w:numId w:val="16"/>
        </w:numPr>
        <w:spacing w:beforeAutospacing="1" w:afterAutospacing="1"/>
      </w:pPr>
      <w:r>
        <w:t>本实验完成了什么任务；</w:t>
      </w:r>
      <w:r>
        <w:t xml:space="preserve"> </w:t>
      </w:r>
    </w:p>
    <w:p w14:paraId="27807A03" w14:textId="77777777" w:rsidR="001867E9" w:rsidRDefault="001867E9" w:rsidP="001867E9">
      <w:pPr>
        <w:widowControl/>
        <w:numPr>
          <w:ilvl w:val="0"/>
          <w:numId w:val="16"/>
        </w:numPr>
        <w:spacing w:beforeAutospacing="1" w:afterAutospacing="1"/>
      </w:pPr>
      <w:r>
        <w:t xml:space="preserve">ORB </w:t>
      </w:r>
      <w:r>
        <w:t>特征检测与匹配的基本流程；</w:t>
      </w:r>
      <w:r>
        <w:t xml:space="preserve"> </w:t>
      </w:r>
    </w:p>
    <w:p w14:paraId="06D57E6A" w14:textId="77777777" w:rsidR="001867E9" w:rsidRDefault="001867E9" w:rsidP="001867E9">
      <w:pPr>
        <w:widowControl/>
        <w:numPr>
          <w:ilvl w:val="0"/>
          <w:numId w:val="16"/>
        </w:numPr>
        <w:spacing w:beforeAutospacing="1" w:afterAutospacing="1"/>
      </w:pPr>
      <w:r>
        <w:t xml:space="preserve">RANSAC </w:t>
      </w:r>
      <w:r>
        <w:t>和</w:t>
      </w:r>
      <w:r>
        <w:t xml:space="preserve"> </w:t>
      </w:r>
      <w:proofErr w:type="spellStart"/>
      <w:r>
        <w:t>Homography</w:t>
      </w:r>
      <w:proofErr w:type="spellEnd"/>
      <w:r>
        <w:t xml:space="preserve"> </w:t>
      </w:r>
      <w:r>
        <w:t>在目标定位中的作用；</w:t>
      </w:r>
      <w:r>
        <w:t xml:space="preserve"> </w:t>
      </w:r>
    </w:p>
    <w:p w14:paraId="475F5A43" w14:textId="77777777" w:rsidR="001867E9" w:rsidRDefault="001867E9" w:rsidP="001867E9">
      <w:pPr>
        <w:widowControl/>
        <w:numPr>
          <w:ilvl w:val="0"/>
          <w:numId w:val="16"/>
        </w:numPr>
        <w:spacing w:beforeAutospacing="1" w:afterAutospacing="1"/>
      </w:pPr>
      <w:r>
        <w:t>实验中遇到的问题；</w:t>
      </w:r>
      <w:r>
        <w:t xml:space="preserve"> </w:t>
      </w:r>
    </w:p>
    <w:p w14:paraId="30168732" w14:textId="77777777" w:rsidR="001867E9" w:rsidRDefault="001867E9" w:rsidP="001867E9">
      <w:pPr>
        <w:widowControl/>
        <w:numPr>
          <w:ilvl w:val="0"/>
          <w:numId w:val="16"/>
        </w:numPr>
        <w:spacing w:beforeAutospacing="1" w:afterAutospacing="1"/>
      </w:pPr>
      <w:r>
        <w:t>你对特征匹配鲁棒性的理解。</w:t>
      </w:r>
      <w:r>
        <w:t xml:space="preserve"> </w:t>
      </w:r>
    </w:p>
    <w:p w14:paraId="6B4D4E3F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>
        <w:rPr>
          <w:rFonts w:hint="eastAsia"/>
        </w:rPr>
        <w:t>本实验以</w:t>
      </w:r>
      <w:r>
        <w:rPr>
          <w:rFonts w:hint="eastAsia"/>
        </w:rPr>
        <w:t xml:space="preserve"> box.png </w:t>
      </w:r>
      <w:r>
        <w:rPr>
          <w:rFonts w:hint="eastAsia"/>
        </w:rPr>
        <w:t>和</w:t>
      </w:r>
      <w:r>
        <w:rPr>
          <w:rFonts w:hint="eastAsia"/>
        </w:rPr>
        <w:t xml:space="preserve"> box_in_scene.png </w:t>
      </w:r>
      <w:r>
        <w:rPr>
          <w:rFonts w:hint="eastAsia"/>
        </w:rPr>
        <w:t>为测试图像，完成了基于</w:t>
      </w:r>
      <w:r>
        <w:rPr>
          <w:rFonts w:hint="eastAsia"/>
        </w:rPr>
        <w:t>ORB</w:t>
      </w:r>
      <w:r>
        <w:rPr>
          <w:rFonts w:hint="eastAsia"/>
        </w:rPr>
        <w:t>特征检测与匹配的目标定位任务。实验流程包括：检测图像关键点、计算描述子、进行特征匹配、利用</w:t>
      </w:r>
      <w:r>
        <w:rPr>
          <w:rFonts w:hint="eastAsia"/>
        </w:rPr>
        <w:t>RANSAC</w:t>
      </w:r>
      <w:r>
        <w:rPr>
          <w:rFonts w:hint="eastAsia"/>
        </w:rPr>
        <w:t>剔除错误匹配、估计</w:t>
      </w:r>
      <w:proofErr w:type="spellStart"/>
      <w:r>
        <w:rPr>
          <w:rFonts w:hint="eastAsia"/>
        </w:rPr>
        <w:t>Homography</w:t>
      </w:r>
      <w:proofErr w:type="spellEnd"/>
      <w:r>
        <w:rPr>
          <w:rFonts w:hint="eastAsia"/>
        </w:rPr>
        <w:t>变换矩阵，最终在场景图像中定位目标物体。</w:t>
      </w:r>
    </w:p>
    <w:p w14:paraId="0FBFB2DD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>
        <w:rPr>
          <w:rFonts w:hint="eastAsia"/>
        </w:rPr>
        <w:lastRenderedPageBreak/>
        <w:t>ORB</w:t>
      </w:r>
      <w:r>
        <w:rPr>
          <w:rFonts w:hint="eastAsia"/>
        </w:rPr>
        <w:t>特征检测与匹配的基本流程如下：首先使用</w:t>
      </w:r>
      <w:r>
        <w:rPr>
          <w:rFonts w:hint="eastAsia"/>
        </w:rPr>
        <w:t>FAST</w:t>
      </w:r>
      <w:r>
        <w:rPr>
          <w:rFonts w:hint="eastAsia"/>
        </w:rPr>
        <w:t>算法检测关键点，并通过图像金字塔和灰度质心法赋予其尺度和方向信息；然后通过二进制测试生成</w:t>
      </w:r>
      <w:r>
        <w:rPr>
          <w:rFonts w:hint="eastAsia"/>
        </w:rPr>
        <w:t>256</w:t>
      </w:r>
      <w:r>
        <w:rPr>
          <w:rFonts w:hint="eastAsia"/>
        </w:rPr>
        <w:t>位的描述子；最后采用汉明距离进行特征匹配，距离越小表示两个特征越相似。</w:t>
      </w:r>
    </w:p>
    <w:p w14:paraId="483D7205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>
        <w:rPr>
          <w:rFonts w:hint="eastAsia"/>
        </w:rPr>
        <w:t>RANSAC</w:t>
      </w:r>
      <w:r>
        <w:rPr>
          <w:rFonts w:hint="eastAsia"/>
        </w:rPr>
        <w:t>和</w:t>
      </w:r>
      <w:proofErr w:type="spellStart"/>
      <w:r>
        <w:rPr>
          <w:rFonts w:hint="eastAsia"/>
        </w:rPr>
        <w:t>Homography</w:t>
      </w:r>
      <w:proofErr w:type="spellEnd"/>
      <w:r>
        <w:rPr>
          <w:rFonts w:hint="eastAsia"/>
        </w:rPr>
        <w:t>在目标定位中发挥着关键作用。</w:t>
      </w:r>
      <w:r>
        <w:rPr>
          <w:rFonts w:hint="eastAsia"/>
        </w:rPr>
        <w:t>ORB</w:t>
      </w:r>
      <w:r>
        <w:rPr>
          <w:rFonts w:hint="eastAsia"/>
        </w:rPr>
        <w:t>初始匹配会产生大量错误匹配（外点），</w:t>
      </w:r>
      <w:r>
        <w:rPr>
          <w:rFonts w:hint="eastAsia"/>
        </w:rPr>
        <w:t>RANSAC</w:t>
      </w:r>
      <w:r>
        <w:rPr>
          <w:rFonts w:hint="eastAsia"/>
        </w:rPr>
        <w:t>通过随机采样和几何一致性检验，迭代寻找最优的</w:t>
      </w:r>
      <w:proofErr w:type="spellStart"/>
      <w:r>
        <w:rPr>
          <w:rFonts w:hint="eastAsia"/>
        </w:rPr>
        <w:t>Homography</w:t>
      </w:r>
      <w:proofErr w:type="spellEnd"/>
      <w:r>
        <w:rPr>
          <w:rFonts w:hint="eastAsia"/>
        </w:rPr>
        <w:t>矩阵，将不符合透视变换的外点剔除。</w:t>
      </w:r>
      <w:proofErr w:type="spellStart"/>
      <w:r>
        <w:rPr>
          <w:rFonts w:hint="eastAsia"/>
        </w:rPr>
        <w:t>Homography</w:t>
      </w:r>
      <w:proofErr w:type="spellEnd"/>
      <w:r>
        <w:rPr>
          <w:rFonts w:hint="eastAsia"/>
        </w:rPr>
        <w:t>矩阵则描述了正视图（</w:t>
      </w:r>
      <w:r>
        <w:rPr>
          <w:rFonts w:hint="eastAsia"/>
        </w:rPr>
        <w:t>box.png</w:t>
      </w:r>
      <w:r>
        <w:rPr>
          <w:rFonts w:hint="eastAsia"/>
        </w:rPr>
        <w:t>）与场景图（</w:t>
      </w:r>
      <w:r>
        <w:rPr>
          <w:rFonts w:hint="eastAsia"/>
        </w:rPr>
        <w:t>box_in_scene.png</w:t>
      </w:r>
      <w:r>
        <w:rPr>
          <w:rFonts w:hint="eastAsia"/>
        </w:rPr>
        <w:t>）之间的透视映射关系，利用该矩阵可将目标物边框准确投影到场景图像中，实现定位。</w:t>
      </w:r>
    </w:p>
    <w:p w14:paraId="784C0A52" w14:textId="77777777" w:rsidR="001867E9" w:rsidRDefault="001867E9" w:rsidP="001867E9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>
        <w:rPr>
          <w:rFonts w:hint="eastAsia"/>
        </w:rPr>
        <w:t>实验中发现的主要问题包括：盒子表面的重复纹理（如多个字母</w:t>
      </w:r>
      <w:r>
        <w:rPr>
          <w:rFonts w:hint="eastAsia"/>
        </w:rPr>
        <w:t>'O'</w:t>
      </w:r>
      <w:r>
        <w:rPr>
          <w:rFonts w:hint="eastAsia"/>
        </w:rPr>
        <w:t>）容易导致误匹配；光照不</w:t>
      </w:r>
      <w:proofErr w:type="gramStart"/>
      <w:r>
        <w:rPr>
          <w:rFonts w:hint="eastAsia"/>
        </w:rPr>
        <w:t>均匀会</w:t>
      </w:r>
      <w:proofErr w:type="gramEnd"/>
      <w:r>
        <w:rPr>
          <w:rFonts w:hint="eastAsia"/>
        </w:rPr>
        <w:t>影响关键点检测的稳定性；以及当场景中物体存在遮挡时，内点数量明显下降，影响</w:t>
      </w:r>
      <w:proofErr w:type="spellStart"/>
      <w:r>
        <w:rPr>
          <w:rFonts w:hint="eastAsia"/>
        </w:rPr>
        <w:t>Homography</w:t>
      </w:r>
      <w:proofErr w:type="spellEnd"/>
      <w:r>
        <w:rPr>
          <w:rFonts w:hint="eastAsia"/>
        </w:rPr>
        <w:t>估计精度。</w:t>
      </w:r>
    </w:p>
    <w:p w14:paraId="1834EA32" w14:textId="77777777" w:rsidR="001867E9" w:rsidRDefault="001867E9" w:rsidP="001867E9">
      <w:pPr>
        <w:widowControl/>
        <w:spacing w:beforeAutospacing="1" w:afterAutospacing="1"/>
        <w:rPr>
          <w:rFonts w:hint="eastAsia"/>
        </w:rPr>
      </w:pPr>
      <w:r>
        <w:rPr>
          <w:rFonts w:hint="eastAsia"/>
        </w:rPr>
        <w:t>通过本次实验，我深刻认识</w:t>
      </w:r>
      <w:proofErr w:type="gramStart"/>
      <w:r>
        <w:rPr>
          <w:rFonts w:hint="eastAsia"/>
        </w:rPr>
        <w:t>到特征</w:t>
      </w:r>
      <w:proofErr w:type="gramEnd"/>
      <w:r>
        <w:rPr>
          <w:rFonts w:hint="eastAsia"/>
        </w:rPr>
        <w:t>匹配的鲁棒性不仅依赖于特征点检测和描述子的质量，更关键的是后续的几何验证步骤。单纯的描述子相似性无法保证匹配正确性，必须结合空间几何约束（如</w:t>
      </w:r>
      <w:proofErr w:type="spellStart"/>
      <w:r>
        <w:rPr>
          <w:rFonts w:hint="eastAsia"/>
        </w:rPr>
        <w:t>RANSAC+Homoography</w:t>
      </w:r>
      <w:proofErr w:type="spellEnd"/>
      <w:r>
        <w:rPr>
          <w:rFonts w:hint="eastAsia"/>
        </w:rPr>
        <w:t>）剔除异常值。此外，没有一种特征适用于所有场景——</w:t>
      </w:r>
      <w:r>
        <w:rPr>
          <w:rFonts w:hint="eastAsia"/>
        </w:rPr>
        <w:t>ORB</w:t>
      </w:r>
      <w:r>
        <w:rPr>
          <w:rFonts w:hint="eastAsia"/>
        </w:rPr>
        <w:t>效率高但对透视变换敏感，</w:t>
      </w:r>
      <w:r>
        <w:rPr>
          <w:rFonts w:hint="eastAsia"/>
        </w:rPr>
        <w:t>SIFT</w:t>
      </w:r>
      <w:r>
        <w:rPr>
          <w:rFonts w:hint="eastAsia"/>
        </w:rPr>
        <w:t>稳定但计算量大，实际应用中需根据任务需求权衡选择。</w:t>
      </w:r>
    </w:p>
    <w:p w14:paraId="45082BCA" w14:textId="77777777" w:rsidR="001867E9" w:rsidRPr="001867E9" w:rsidRDefault="001867E9" w:rsidP="001867E9">
      <w:pPr>
        <w:rPr>
          <w:rFonts w:hint="eastAsia"/>
        </w:rPr>
      </w:pPr>
    </w:p>
    <w:sectPr w:rsidR="001867E9" w:rsidRPr="001867E9">
      <w:head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293E5E" w14:textId="77777777" w:rsidR="00F5229E" w:rsidRDefault="00F5229E">
      <w:r>
        <w:separator/>
      </w:r>
    </w:p>
  </w:endnote>
  <w:endnote w:type="continuationSeparator" w:id="0">
    <w:p w14:paraId="0A325ED7" w14:textId="77777777" w:rsidR="00F5229E" w:rsidRDefault="00F52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EA2B0A" w14:textId="77777777" w:rsidR="00F5229E" w:rsidRDefault="00F5229E">
      <w:r>
        <w:separator/>
      </w:r>
    </w:p>
  </w:footnote>
  <w:footnote w:type="continuationSeparator" w:id="0">
    <w:p w14:paraId="4B2BCB5F" w14:textId="77777777" w:rsidR="00F5229E" w:rsidRDefault="00F522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96DD7" w14:textId="77777777" w:rsidR="003A309A" w:rsidRDefault="00750550">
    <w:pPr>
      <w:pStyle w:val="a4"/>
      <w:pBdr>
        <w:bottom w:val="single" w:sz="4" w:space="1" w:color="000000"/>
      </w:pBdr>
      <w:jc w:val="center"/>
    </w:pPr>
    <w:r>
      <w:rPr>
        <w:rFonts w:hint="eastAsia"/>
      </w:rPr>
      <w:t>暨南大学本科实验报告专用纸（附页）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26AEBA9"/>
    <w:multiLevelType w:val="multilevel"/>
    <w:tmpl w:val="826AEBA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A0B442ED"/>
    <w:multiLevelType w:val="multilevel"/>
    <w:tmpl w:val="A0B442E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B2342090"/>
    <w:multiLevelType w:val="multilevel"/>
    <w:tmpl w:val="B234209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C83BE88C"/>
    <w:multiLevelType w:val="multilevel"/>
    <w:tmpl w:val="C83BE88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D72BF3BA"/>
    <w:multiLevelType w:val="multilevel"/>
    <w:tmpl w:val="D72BF3B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F2E249A1"/>
    <w:multiLevelType w:val="multilevel"/>
    <w:tmpl w:val="F2E249A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F8E23AAD"/>
    <w:multiLevelType w:val="multilevel"/>
    <w:tmpl w:val="F8E23AA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 w15:restartNumberingAfterBreak="0">
    <w:nsid w:val="00F146C4"/>
    <w:multiLevelType w:val="multilevel"/>
    <w:tmpl w:val="4596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C97CDB"/>
    <w:multiLevelType w:val="multilevel"/>
    <w:tmpl w:val="02C97CD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 w15:restartNumberingAfterBreak="0">
    <w:nsid w:val="096F63B5"/>
    <w:multiLevelType w:val="multilevel"/>
    <w:tmpl w:val="096F63B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 w15:restartNumberingAfterBreak="0">
    <w:nsid w:val="16F59431"/>
    <w:multiLevelType w:val="multilevel"/>
    <w:tmpl w:val="16F5943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 w15:restartNumberingAfterBreak="0">
    <w:nsid w:val="1E102716"/>
    <w:multiLevelType w:val="multilevel"/>
    <w:tmpl w:val="1E10271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 w15:restartNumberingAfterBreak="0">
    <w:nsid w:val="57034ADE"/>
    <w:multiLevelType w:val="multilevel"/>
    <w:tmpl w:val="57034AD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 w15:restartNumberingAfterBreak="0">
    <w:nsid w:val="6149A736"/>
    <w:multiLevelType w:val="multilevel"/>
    <w:tmpl w:val="6149A73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 w15:restartNumberingAfterBreak="0">
    <w:nsid w:val="653ED75D"/>
    <w:multiLevelType w:val="multilevel"/>
    <w:tmpl w:val="653ED75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 w15:restartNumberingAfterBreak="0">
    <w:nsid w:val="699E9020"/>
    <w:multiLevelType w:val="multilevel"/>
    <w:tmpl w:val="699E902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7"/>
  </w:num>
  <w:num w:numId="2">
    <w:abstractNumId w:val="15"/>
  </w:num>
  <w:num w:numId="3">
    <w:abstractNumId w:val="11"/>
  </w:num>
  <w:num w:numId="4">
    <w:abstractNumId w:val="13"/>
  </w:num>
  <w:num w:numId="5">
    <w:abstractNumId w:val="2"/>
  </w:num>
  <w:num w:numId="6">
    <w:abstractNumId w:val="9"/>
  </w:num>
  <w:num w:numId="7">
    <w:abstractNumId w:val="1"/>
  </w:num>
  <w:num w:numId="8">
    <w:abstractNumId w:val="8"/>
  </w:num>
  <w:num w:numId="9">
    <w:abstractNumId w:val="6"/>
  </w:num>
  <w:num w:numId="10">
    <w:abstractNumId w:val="5"/>
  </w:num>
  <w:num w:numId="11">
    <w:abstractNumId w:val="0"/>
  </w:num>
  <w:num w:numId="12">
    <w:abstractNumId w:val="4"/>
  </w:num>
  <w:num w:numId="13">
    <w:abstractNumId w:val="12"/>
  </w:num>
  <w:num w:numId="14">
    <w:abstractNumId w:val="10"/>
  </w:num>
  <w:num w:numId="15">
    <w:abstractNumId w:val="14"/>
  </w:num>
  <w:num w:numId="1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626"/>
    <w:rsid w:val="00017CE9"/>
    <w:rsid w:val="00041870"/>
    <w:rsid w:val="0008058A"/>
    <w:rsid w:val="000C3DA7"/>
    <w:rsid w:val="001335CB"/>
    <w:rsid w:val="00134276"/>
    <w:rsid w:val="00137DF7"/>
    <w:rsid w:val="00164C26"/>
    <w:rsid w:val="001867E9"/>
    <w:rsid w:val="00186F37"/>
    <w:rsid w:val="001B4170"/>
    <w:rsid w:val="001D43F4"/>
    <w:rsid w:val="00251566"/>
    <w:rsid w:val="002630BB"/>
    <w:rsid w:val="002D05D1"/>
    <w:rsid w:val="00302EE8"/>
    <w:rsid w:val="003779CF"/>
    <w:rsid w:val="003A309A"/>
    <w:rsid w:val="004572EB"/>
    <w:rsid w:val="00667859"/>
    <w:rsid w:val="006717A6"/>
    <w:rsid w:val="006B1C0D"/>
    <w:rsid w:val="00730F15"/>
    <w:rsid w:val="00750550"/>
    <w:rsid w:val="00751E7E"/>
    <w:rsid w:val="007A5069"/>
    <w:rsid w:val="007C036D"/>
    <w:rsid w:val="00851A5D"/>
    <w:rsid w:val="008B17C9"/>
    <w:rsid w:val="008D3626"/>
    <w:rsid w:val="008D7EC8"/>
    <w:rsid w:val="00913CE9"/>
    <w:rsid w:val="009635F2"/>
    <w:rsid w:val="00A40DC7"/>
    <w:rsid w:val="00A61D72"/>
    <w:rsid w:val="00A71305"/>
    <w:rsid w:val="00B27FE5"/>
    <w:rsid w:val="00B535A0"/>
    <w:rsid w:val="00BB59F9"/>
    <w:rsid w:val="00BC7932"/>
    <w:rsid w:val="00C536E1"/>
    <w:rsid w:val="00C621A8"/>
    <w:rsid w:val="00C723A9"/>
    <w:rsid w:val="00CA7E90"/>
    <w:rsid w:val="00CB1174"/>
    <w:rsid w:val="00D31749"/>
    <w:rsid w:val="00D8103B"/>
    <w:rsid w:val="00E34CE3"/>
    <w:rsid w:val="00E63C3E"/>
    <w:rsid w:val="00EB6B2F"/>
    <w:rsid w:val="00EB7E60"/>
    <w:rsid w:val="00F3167E"/>
    <w:rsid w:val="00F5229E"/>
    <w:rsid w:val="00F7295A"/>
    <w:rsid w:val="00F97105"/>
    <w:rsid w:val="01C54B55"/>
    <w:rsid w:val="027A76EE"/>
    <w:rsid w:val="028B18FB"/>
    <w:rsid w:val="03541CED"/>
    <w:rsid w:val="03C03826"/>
    <w:rsid w:val="03CE5F43"/>
    <w:rsid w:val="04471852"/>
    <w:rsid w:val="047D5273"/>
    <w:rsid w:val="04C66C1A"/>
    <w:rsid w:val="04FC6AE0"/>
    <w:rsid w:val="05241B93"/>
    <w:rsid w:val="059D59AC"/>
    <w:rsid w:val="059E36F3"/>
    <w:rsid w:val="05FD666C"/>
    <w:rsid w:val="072B7208"/>
    <w:rsid w:val="07465DF0"/>
    <w:rsid w:val="07ED44BE"/>
    <w:rsid w:val="0865674A"/>
    <w:rsid w:val="08FC70AE"/>
    <w:rsid w:val="096864F2"/>
    <w:rsid w:val="0A312D88"/>
    <w:rsid w:val="0A374116"/>
    <w:rsid w:val="0C5E1E2E"/>
    <w:rsid w:val="0D330BC5"/>
    <w:rsid w:val="0D611BD6"/>
    <w:rsid w:val="0E3E5A73"/>
    <w:rsid w:val="0EB9159E"/>
    <w:rsid w:val="0F182768"/>
    <w:rsid w:val="0FE268D2"/>
    <w:rsid w:val="116C22B4"/>
    <w:rsid w:val="121C256F"/>
    <w:rsid w:val="127A1044"/>
    <w:rsid w:val="12AC38F3"/>
    <w:rsid w:val="12C64289"/>
    <w:rsid w:val="134D0507"/>
    <w:rsid w:val="136E6DFB"/>
    <w:rsid w:val="14074B59"/>
    <w:rsid w:val="14706BA3"/>
    <w:rsid w:val="14F450DE"/>
    <w:rsid w:val="14F52C04"/>
    <w:rsid w:val="165C118C"/>
    <w:rsid w:val="166E7112"/>
    <w:rsid w:val="16A86180"/>
    <w:rsid w:val="16B1142D"/>
    <w:rsid w:val="16CA07EC"/>
    <w:rsid w:val="171E4694"/>
    <w:rsid w:val="178D35C8"/>
    <w:rsid w:val="17CC40F0"/>
    <w:rsid w:val="18B057C0"/>
    <w:rsid w:val="19145D4E"/>
    <w:rsid w:val="1A1678A4"/>
    <w:rsid w:val="1A5D1977"/>
    <w:rsid w:val="1ACB68E1"/>
    <w:rsid w:val="1B2B3823"/>
    <w:rsid w:val="1BA86C22"/>
    <w:rsid w:val="1CD13F56"/>
    <w:rsid w:val="1D540E0F"/>
    <w:rsid w:val="1D5F77B4"/>
    <w:rsid w:val="1D8A4831"/>
    <w:rsid w:val="1DD91315"/>
    <w:rsid w:val="1EA41923"/>
    <w:rsid w:val="1F3E1D77"/>
    <w:rsid w:val="1F4629DA"/>
    <w:rsid w:val="201C373B"/>
    <w:rsid w:val="2020322B"/>
    <w:rsid w:val="202D1DEC"/>
    <w:rsid w:val="20886345"/>
    <w:rsid w:val="20FB77F4"/>
    <w:rsid w:val="222D60D3"/>
    <w:rsid w:val="22C73E32"/>
    <w:rsid w:val="22EE13BE"/>
    <w:rsid w:val="23713D9D"/>
    <w:rsid w:val="23ED3D6C"/>
    <w:rsid w:val="25B12B77"/>
    <w:rsid w:val="25B368EF"/>
    <w:rsid w:val="26B02E2F"/>
    <w:rsid w:val="27337CE7"/>
    <w:rsid w:val="27475541"/>
    <w:rsid w:val="28AC5FA3"/>
    <w:rsid w:val="28BA7F95"/>
    <w:rsid w:val="28FA66B0"/>
    <w:rsid w:val="29712D49"/>
    <w:rsid w:val="2976210D"/>
    <w:rsid w:val="2A0C65CE"/>
    <w:rsid w:val="2A2102CB"/>
    <w:rsid w:val="2A77613D"/>
    <w:rsid w:val="2ACE1AD5"/>
    <w:rsid w:val="2B200583"/>
    <w:rsid w:val="2BF67536"/>
    <w:rsid w:val="2C1856FE"/>
    <w:rsid w:val="2C8965FC"/>
    <w:rsid w:val="2CA857B9"/>
    <w:rsid w:val="2D3C71CA"/>
    <w:rsid w:val="2D656721"/>
    <w:rsid w:val="2DD65871"/>
    <w:rsid w:val="2DFB7085"/>
    <w:rsid w:val="2E2E745B"/>
    <w:rsid w:val="2E8B0409"/>
    <w:rsid w:val="2EC97183"/>
    <w:rsid w:val="2ED95618"/>
    <w:rsid w:val="2FC33BD3"/>
    <w:rsid w:val="2FDD4C94"/>
    <w:rsid w:val="300F0BC6"/>
    <w:rsid w:val="301B57BD"/>
    <w:rsid w:val="307122AD"/>
    <w:rsid w:val="307849BD"/>
    <w:rsid w:val="313C1E8F"/>
    <w:rsid w:val="314062BB"/>
    <w:rsid w:val="31C37EBA"/>
    <w:rsid w:val="31DB16A7"/>
    <w:rsid w:val="32285F6F"/>
    <w:rsid w:val="32AF043E"/>
    <w:rsid w:val="33150BE9"/>
    <w:rsid w:val="34F34F5A"/>
    <w:rsid w:val="34FF38FF"/>
    <w:rsid w:val="3538471B"/>
    <w:rsid w:val="354B26A0"/>
    <w:rsid w:val="358931C8"/>
    <w:rsid w:val="359E4EC6"/>
    <w:rsid w:val="35C44201"/>
    <w:rsid w:val="36581519"/>
    <w:rsid w:val="373D426B"/>
    <w:rsid w:val="37A12A4B"/>
    <w:rsid w:val="37C14E9C"/>
    <w:rsid w:val="388A1731"/>
    <w:rsid w:val="38BE13DB"/>
    <w:rsid w:val="3924229F"/>
    <w:rsid w:val="393C6ED0"/>
    <w:rsid w:val="399C171C"/>
    <w:rsid w:val="399F745E"/>
    <w:rsid w:val="39D30EB6"/>
    <w:rsid w:val="3A502507"/>
    <w:rsid w:val="3A922B1F"/>
    <w:rsid w:val="3AE710BD"/>
    <w:rsid w:val="3B451940"/>
    <w:rsid w:val="3B9D177C"/>
    <w:rsid w:val="3DA05553"/>
    <w:rsid w:val="3DDC47DD"/>
    <w:rsid w:val="3E126451"/>
    <w:rsid w:val="3E1C72D0"/>
    <w:rsid w:val="3E860BED"/>
    <w:rsid w:val="3FA4757D"/>
    <w:rsid w:val="3FC90D91"/>
    <w:rsid w:val="3FFC1167"/>
    <w:rsid w:val="404B3E24"/>
    <w:rsid w:val="4057639D"/>
    <w:rsid w:val="40AB66E9"/>
    <w:rsid w:val="40E51BFB"/>
    <w:rsid w:val="41596145"/>
    <w:rsid w:val="41967399"/>
    <w:rsid w:val="41AD023F"/>
    <w:rsid w:val="42FA5706"/>
    <w:rsid w:val="442E38B9"/>
    <w:rsid w:val="45D97854"/>
    <w:rsid w:val="467D4684"/>
    <w:rsid w:val="469D6AD4"/>
    <w:rsid w:val="485B27A2"/>
    <w:rsid w:val="48A3568E"/>
    <w:rsid w:val="49080B7C"/>
    <w:rsid w:val="497429AC"/>
    <w:rsid w:val="49B760FE"/>
    <w:rsid w:val="4A0B01F8"/>
    <w:rsid w:val="4A6F0787"/>
    <w:rsid w:val="4BB9615E"/>
    <w:rsid w:val="4C0F3FD0"/>
    <w:rsid w:val="4C243614"/>
    <w:rsid w:val="4C481290"/>
    <w:rsid w:val="4C8D3147"/>
    <w:rsid w:val="4D671BE9"/>
    <w:rsid w:val="4D897DB2"/>
    <w:rsid w:val="4DF94F37"/>
    <w:rsid w:val="4E8A3DE2"/>
    <w:rsid w:val="4FE92D8A"/>
    <w:rsid w:val="500100D3"/>
    <w:rsid w:val="508A00C9"/>
    <w:rsid w:val="50EC0D83"/>
    <w:rsid w:val="510B737C"/>
    <w:rsid w:val="521D4F6D"/>
    <w:rsid w:val="522D51B0"/>
    <w:rsid w:val="52A86F2C"/>
    <w:rsid w:val="52AD009F"/>
    <w:rsid w:val="536C1D08"/>
    <w:rsid w:val="53BD6A07"/>
    <w:rsid w:val="54EB3100"/>
    <w:rsid w:val="55054EB9"/>
    <w:rsid w:val="557D01FC"/>
    <w:rsid w:val="567A473C"/>
    <w:rsid w:val="569752EE"/>
    <w:rsid w:val="56995A62"/>
    <w:rsid w:val="57E15C8D"/>
    <w:rsid w:val="57F4051E"/>
    <w:rsid w:val="586438F5"/>
    <w:rsid w:val="58DA5965"/>
    <w:rsid w:val="58E81D24"/>
    <w:rsid w:val="59B9557B"/>
    <w:rsid w:val="59ED3476"/>
    <w:rsid w:val="5A3D7F5A"/>
    <w:rsid w:val="5A59520F"/>
    <w:rsid w:val="5A62068E"/>
    <w:rsid w:val="5ADA7E9F"/>
    <w:rsid w:val="5B0B0058"/>
    <w:rsid w:val="5B321A89"/>
    <w:rsid w:val="5B3E6680"/>
    <w:rsid w:val="5B6A7475"/>
    <w:rsid w:val="5B6D2AC1"/>
    <w:rsid w:val="5C401F83"/>
    <w:rsid w:val="5CAE15E3"/>
    <w:rsid w:val="5CB00EB7"/>
    <w:rsid w:val="5CD8040E"/>
    <w:rsid w:val="5D153410"/>
    <w:rsid w:val="5D6D6DA8"/>
    <w:rsid w:val="5D9A3915"/>
    <w:rsid w:val="5E5B30A5"/>
    <w:rsid w:val="5E6119BC"/>
    <w:rsid w:val="5ED846F5"/>
    <w:rsid w:val="5F13572D"/>
    <w:rsid w:val="600A6B30"/>
    <w:rsid w:val="60B151FE"/>
    <w:rsid w:val="612C6F7A"/>
    <w:rsid w:val="62634C1E"/>
    <w:rsid w:val="62C3746A"/>
    <w:rsid w:val="63A4104A"/>
    <w:rsid w:val="64153CF6"/>
    <w:rsid w:val="64835103"/>
    <w:rsid w:val="65C854C3"/>
    <w:rsid w:val="663C1A0D"/>
    <w:rsid w:val="66415276"/>
    <w:rsid w:val="6686712D"/>
    <w:rsid w:val="669B6734"/>
    <w:rsid w:val="66E31E89"/>
    <w:rsid w:val="67171F3D"/>
    <w:rsid w:val="67642FCA"/>
    <w:rsid w:val="67A535E2"/>
    <w:rsid w:val="67DF6AF4"/>
    <w:rsid w:val="68460921"/>
    <w:rsid w:val="685017A0"/>
    <w:rsid w:val="687E455F"/>
    <w:rsid w:val="68817BAC"/>
    <w:rsid w:val="68CA77A4"/>
    <w:rsid w:val="6A58493C"/>
    <w:rsid w:val="6A9242F2"/>
    <w:rsid w:val="6AD95A7D"/>
    <w:rsid w:val="6BA77B64"/>
    <w:rsid w:val="6BAC13E3"/>
    <w:rsid w:val="6C865790"/>
    <w:rsid w:val="6CA65E33"/>
    <w:rsid w:val="6D090170"/>
    <w:rsid w:val="6D196605"/>
    <w:rsid w:val="6D65184A"/>
    <w:rsid w:val="6E5B49FB"/>
    <w:rsid w:val="6EC95E08"/>
    <w:rsid w:val="6F2319BD"/>
    <w:rsid w:val="6F5E29F5"/>
    <w:rsid w:val="6F7C2E7B"/>
    <w:rsid w:val="6F857F81"/>
    <w:rsid w:val="6FC40208"/>
    <w:rsid w:val="70003AAC"/>
    <w:rsid w:val="70A73F27"/>
    <w:rsid w:val="71CA25C3"/>
    <w:rsid w:val="731735E6"/>
    <w:rsid w:val="7399224D"/>
    <w:rsid w:val="73AD7AA7"/>
    <w:rsid w:val="73D2750D"/>
    <w:rsid w:val="74051691"/>
    <w:rsid w:val="74FA4F6E"/>
    <w:rsid w:val="750556C0"/>
    <w:rsid w:val="75524DAA"/>
    <w:rsid w:val="75E654F2"/>
    <w:rsid w:val="76816FC9"/>
    <w:rsid w:val="76854D0B"/>
    <w:rsid w:val="768A40CF"/>
    <w:rsid w:val="76D417EE"/>
    <w:rsid w:val="77073972"/>
    <w:rsid w:val="776808B4"/>
    <w:rsid w:val="778356EE"/>
    <w:rsid w:val="778A4EBC"/>
    <w:rsid w:val="77FA5285"/>
    <w:rsid w:val="784F55D0"/>
    <w:rsid w:val="78B673FD"/>
    <w:rsid w:val="7A297178"/>
    <w:rsid w:val="7A5A025C"/>
    <w:rsid w:val="7A7632E8"/>
    <w:rsid w:val="7AA634A2"/>
    <w:rsid w:val="7BEC1388"/>
    <w:rsid w:val="7C885555"/>
    <w:rsid w:val="7CD82038"/>
    <w:rsid w:val="7CF17FFD"/>
    <w:rsid w:val="7D7D2BE0"/>
    <w:rsid w:val="7D8B70AB"/>
    <w:rsid w:val="7D9D0B8C"/>
    <w:rsid w:val="7DFD787D"/>
    <w:rsid w:val="7E1F3C97"/>
    <w:rsid w:val="7EBE525E"/>
    <w:rsid w:val="7F1C1F84"/>
    <w:rsid w:val="7F31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59D7779"/>
  <w15:docId w15:val="{8454B6EE-9F53-4CBF-B8FB-5516A0B0E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qFormat="1"/>
    <w:lsdException w:name="header" w:qFormat="1"/>
    <w:lsdException w:name="footer" w:qFormat="1"/>
    <w:lsdException w:name="Default Paragraph Font" w:uiPriority="1" w:unhideWhenUsed="1"/>
    <w:lsdException w:name="Strong" w:uiPriority="22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rsid w:val="001867E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1867E9"/>
    <w:pPr>
      <w:spacing w:beforeAutospacing="1" w:afterAutospacing="1"/>
      <w:jc w:val="left"/>
      <w:outlineLvl w:val="1"/>
    </w:pPr>
    <w:rPr>
      <w:rFonts w:ascii="宋体" w:hAnsi="宋体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pPr>
      <w:spacing w:beforeAutospacing="1" w:afterAutospacing="1"/>
      <w:jc w:val="left"/>
    </w:pPr>
    <w:rPr>
      <w:kern w:val="0"/>
      <w:sz w:val="24"/>
    </w:rPr>
  </w:style>
  <w:style w:type="paragraph" w:customStyle="1" w:styleId="ds-markdown-paragraph">
    <w:name w:val="ds-markdown-paragraph"/>
    <w:basedOn w:val="a"/>
    <w:rsid w:val="00F3167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6">
    <w:name w:val="Strong"/>
    <w:basedOn w:val="a0"/>
    <w:uiPriority w:val="22"/>
    <w:qFormat/>
    <w:rsid w:val="00F3167E"/>
    <w:rPr>
      <w:b/>
      <w:bCs/>
    </w:rPr>
  </w:style>
  <w:style w:type="paragraph" w:customStyle="1" w:styleId="msonormal0">
    <w:name w:val="msonormal"/>
    <w:basedOn w:val="a"/>
    <w:rsid w:val="00F7295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HTML">
    <w:name w:val="HTML Code"/>
    <w:basedOn w:val="a0"/>
    <w:rsid w:val="001867E9"/>
    <w:rPr>
      <w:rFonts w:ascii="Courier New" w:hAnsi="Courier New"/>
      <w:sz w:val="20"/>
    </w:rPr>
  </w:style>
  <w:style w:type="character" w:customStyle="1" w:styleId="20">
    <w:name w:val="标题 2 字符"/>
    <w:basedOn w:val="a0"/>
    <w:link w:val="2"/>
    <w:rsid w:val="001867E9"/>
    <w:rPr>
      <w:rFonts w:ascii="宋体" w:hAnsi="宋体"/>
      <w:b/>
      <w:bCs/>
      <w:sz w:val="36"/>
      <w:szCs w:val="36"/>
    </w:rPr>
  </w:style>
  <w:style w:type="paragraph" w:styleId="a7">
    <w:name w:val="List Paragraph"/>
    <w:basedOn w:val="a"/>
    <w:uiPriority w:val="99"/>
    <w:rsid w:val="001867E9"/>
    <w:pPr>
      <w:ind w:firstLineChars="200" w:firstLine="420"/>
    </w:pPr>
  </w:style>
  <w:style w:type="character" w:customStyle="1" w:styleId="10">
    <w:name w:val="标题 1 字符"/>
    <w:basedOn w:val="a0"/>
    <w:link w:val="1"/>
    <w:rsid w:val="001867E9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1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8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47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1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7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1084</Words>
  <Characters>6179</Characters>
  <Application>Microsoft Office Word</Application>
  <DocSecurity>0</DocSecurity>
  <Lines>51</Lines>
  <Paragraphs>14</Paragraphs>
  <ScaleCrop>false</ScaleCrop>
  <Company>JNU</Company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暨南大学本科实验报告专用纸</dc:title>
  <dc:creator>刘欣</dc:creator>
  <cp:lastModifiedBy>kt wong</cp:lastModifiedBy>
  <cp:revision>2</cp:revision>
  <dcterms:created xsi:type="dcterms:W3CDTF">2026-04-24T06:06:00Z</dcterms:created>
  <dcterms:modified xsi:type="dcterms:W3CDTF">2026-04-24T06:06:00Z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eyJoZGlkIjoiZmE5NTkxZDZkMDM3ZTQ3MmI0NzMwODEyODU1YjU5YzUiLCJ1c2VySWQiOiIxMzk4Mzk5NjA4In0=</vt:lpwstr>
  </property>
  <property fmtid="{D5CDD505-2E9C-101B-9397-08002B2CF9AE}" pid="3" name="KSOProductBuildVer">
    <vt:lpwstr>2052-12.1.0.25225</vt:lpwstr>
  </property>
  <property fmtid="{D5CDD505-2E9C-101B-9397-08002B2CF9AE}" pid="4" name="ICV">
    <vt:lpwstr>6FBD8AC606AF4551B0B4DD15279A0E85_13</vt:lpwstr>
  </property>
</Properties>
</file>